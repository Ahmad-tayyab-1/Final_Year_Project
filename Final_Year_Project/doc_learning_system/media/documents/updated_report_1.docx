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D2AB" w14:textId="77777777" w:rsidR="005F0200" w:rsidRDefault="00000000">
      <w:pPr>
        <w:tabs>
          <w:tab w:val="left" w:pos="1135"/>
        </w:tabs>
        <w:jc w:val="center"/>
        <w:rPr>
          <w:b/>
          <w:bCs/>
          <w:sz w:val="40"/>
          <w:szCs w:val="40"/>
        </w:rPr>
      </w:pPr>
      <w:r>
        <w:rPr>
          <w:b/>
          <w:bCs/>
          <w:sz w:val="40"/>
          <w:szCs w:val="40"/>
        </w:rPr>
        <w:t>AI Document Analyzer</w:t>
      </w:r>
    </w:p>
    <w:p w14:paraId="5284CC34" w14:textId="77777777" w:rsidR="005F0200" w:rsidRDefault="005F0200"/>
    <w:p w14:paraId="4B9AB7E3" w14:textId="77777777" w:rsidR="005F0200" w:rsidRDefault="005F0200"/>
    <w:p w14:paraId="098D66DF" w14:textId="77777777" w:rsidR="005F0200" w:rsidRDefault="00000000">
      <w:pPr>
        <w:jc w:val="center"/>
        <w:rPr>
          <w:b/>
          <w:bCs/>
          <w:sz w:val="32"/>
          <w:szCs w:val="32"/>
        </w:rPr>
      </w:pPr>
      <w:r>
        <w:rPr>
          <w:b/>
          <w:bCs/>
          <w:sz w:val="32"/>
          <w:szCs w:val="32"/>
        </w:rPr>
        <w:t>Research Report I</w:t>
      </w:r>
    </w:p>
    <w:p w14:paraId="10B01F9A" w14:textId="77777777" w:rsidR="005F0200" w:rsidRDefault="005F0200">
      <w:pPr>
        <w:keepNext/>
        <w:jc w:val="center"/>
        <w:rPr>
          <w:rFonts w:ascii="Georgia" w:eastAsia="Georgia" w:hAnsi="Georgia" w:cs="Georgia"/>
          <w:b/>
          <w:bCs/>
          <w:sz w:val="32"/>
          <w:szCs w:val="32"/>
        </w:rPr>
      </w:pPr>
    </w:p>
    <w:p w14:paraId="4FB91F53" w14:textId="77777777" w:rsidR="005F0200" w:rsidRDefault="00000000">
      <w:pPr>
        <w:keepNext/>
        <w:jc w:val="center"/>
        <w:rPr>
          <w:rFonts w:ascii="Georgia" w:eastAsia="Georgia" w:hAnsi="Georgia" w:cs="Georgia"/>
          <w:b/>
          <w:bCs/>
          <w:sz w:val="32"/>
          <w:szCs w:val="32"/>
        </w:rPr>
      </w:pPr>
      <w:r>
        <w:rPr>
          <w:rFonts w:ascii="Georgia" w:eastAsia="Georgia" w:hAnsi="Georgia" w:cs="Georgia"/>
          <w:b/>
          <w:bCs/>
          <w:noProof/>
          <w:sz w:val="32"/>
          <w:szCs w:val="32"/>
        </w:rPr>
        <w:drawing>
          <wp:inline distT="0" distB="0" distL="0" distR="0" wp14:anchorId="1608292D" wp14:editId="52205147">
            <wp:extent cx="1562100" cy="1828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62100" cy="1828800"/>
                    </a:xfrm>
                    <a:prstGeom prst="rect">
                      <a:avLst/>
                    </a:prstGeom>
                    <a:ln/>
                  </pic:spPr>
                </pic:pic>
              </a:graphicData>
            </a:graphic>
          </wp:inline>
        </w:drawing>
      </w:r>
    </w:p>
    <w:p w14:paraId="0BF39ED4" w14:textId="77777777" w:rsidR="005F0200" w:rsidRDefault="005F0200">
      <w:pPr>
        <w:keepNext/>
        <w:jc w:val="center"/>
        <w:rPr>
          <w:rFonts w:ascii="Georgia" w:eastAsia="Georgia" w:hAnsi="Georgia" w:cs="Georgia"/>
          <w:b/>
          <w:bCs/>
          <w:sz w:val="32"/>
          <w:szCs w:val="32"/>
        </w:rPr>
      </w:pPr>
    </w:p>
    <w:p w14:paraId="1C20DF2B" w14:textId="77777777" w:rsidR="005F0200" w:rsidRDefault="005F0200">
      <w:pPr>
        <w:keepNext/>
        <w:jc w:val="center"/>
        <w:rPr>
          <w:rFonts w:ascii="Georgia" w:eastAsia="Georgia" w:hAnsi="Georgia" w:cs="Georgia"/>
          <w:b/>
          <w:bCs/>
          <w:sz w:val="32"/>
          <w:szCs w:val="32"/>
        </w:rPr>
      </w:pPr>
    </w:p>
    <w:p w14:paraId="341E3848" w14:textId="77777777" w:rsidR="005F0200" w:rsidRDefault="00000000">
      <w:pPr>
        <w:keepNext/>
        <w:jc w:val="center"/>
        <w:rPr>
          <w:b/>
          <w:bCs/>
          <w:sz w:val="32"/>
          <w:szCs w:val="32"/>
        </w:rPr>
      </w:pPr>
      <w:bookmarkStart w:id="0" w:name="_ysaccj8xt1i" w:colFirst="0" w:colLast="0"/>
      <w:bookmarkEnd w:id="0"/>
      <w:r>
        <w:rPr>
          <w:b/>
          <w:bCs/>
          <w:sz w:val="32"/>
          <w:szCs w:val="32"/>
        </w:rPr>
        <w:t>Supervisor</w:t>
      </w:r>
    </w:p>
    <w:p w14:paraId="0661FCD3" w14:textId="77777777" w:rsidR="005F0200" w:rsidRDefault="005F0200"/>
    <w:p w14:paraId="782CD5E2" w14:textId="77777777" w:rsidR="005F0200" w:rsidRDefault="00000000">
      <w:pPr>
        <w:keepNext/>
        <w:jc w:val="center"/>
        <w:rPr>
          <w:sz w:val="32"/>
          <w:szCs w:val="32"/>
        </w:rPr>
      </w:pPr>
      <w:bookmarkStart w:id="1" w:name="_vkj79zdk2x17" w:colFirst="0" w:colLast="0"/>
      <w:bookmarkEnd w:id="1"/>
      <w:r>
        <w:rPr>
          <w:sz w:val="32"/>
          <w:szCs w:val="32"/>
        </w:rPr>
        <w:t>Dr. M. Milhan Afzal</w:t>
      </w:r>
    </w:p>
    <w:p w14:paraId="6B1637E2" w14:textId="77777777" w:rsidR="005F0200" w:rsidRDefault="005F0200"/>
    <w:p w14:paraId="4E6AD1CF" w14:textId="77777777" w:rsidR="005F0200" w:rsidRDefault="00000000">
      <w:pPr>
        <w:keepNext/>
        <w:jc w:val="center"/>
        <w:rPr>
          <w:b/>
          <w:bCs/>
          <w:sz w:val="32"/>
          <w:szCs w:val="32"/>
        </w:rPr>
      </w:pPr>
      <w:bookmarkStart w:id="2" w:name="_2msfk9njxakt" w:colFirst="0" w:colLast="0"/>
      <w:bookmarkEnd w:id="2"/>
      <w:r>
        <w:rPr>
          <w:b/>
          <w:bCs/>
          <w:sz w:val="32"/>
          <w:szCs w:val="32"/>
        </w:rPr>
        <w:t>Submitted by</w:t>
      </w:r>
    </w:p>
    <w:p w14:paraId="72FFE403" w14:textId="77777777" w:rsidR="005F0200" w:rsidRDefault="005F0200">
      <w:pPr>
        <w:jc w:val="center"/>
      </w:pPr>
    </w:p>
    <w:p w14:paraId="5DDB43EB" w14:textId="77777777" w:rsidR="005F0200" w:rsidRDefault="00000000">
      <w:pPr>
        <w:jc w:val="center"/>
        <w:rPr>
          <w:sz w:val="32"/>
          <w:szCs w:val="32"/>
        </w:rPr>
      </w:pPr>
      <w:r>
        <w:rPr>
          <w:sz w:val="32"/>
          <w:szCs w:val="32"/>
        </w:rPr>
        <w:t>Muhammad Ahmad</w:t>
      </w:r>
    </w:p>
    <w:p w14:paraId="3FC97FE3" w14:textId="77777777" w:rsidR="005F0200" w:rsidRDefault="00000000">
      <w:pPr>
        <w:jc w:val="center"/>
      </w:pPr>
      <w:r>
        <w:t>AG #2022-AG-8042</w:t>
      </w:r>
    </w:p>
    <w:p w14:paraId="303C086C" w14:textId="77777777" w:rsidR="005F0200" w:rsidRDefault="005F0200">
      <w:pPr>
        <w:jc w:val="center"/>
        <w:rPr>
          <w:sz w:val="20"/>
          <w:szCs w:val="20"/>
        </w:rPr>
      </w:pPr>
    </w:p>
    <w:p w14:paraId="0A1BF2BA" w14:textId="77777777" w:rsidR="005F0200" w:rsidRDefault="005F0200">
      <w:pPr>
        <w:jc w:val="center"/>
        <w:rPr>
          <w:ins w:id="3" w:author="Qamar Nawaz" w:date="2019-01-02T17:07:00Z"/>
          <w:sz w:val="20"/>
          <w:szCs w:val="20"/>
        </w:rPr>
      </w:pPr>
    </w:p>
    <w:p w14:paraId="6D3B74BA" w14:textId="77777777" w:rsidR="005F0200" w:rsidRDefault="005F0200">
      <w:pPr>
        <w:jc w:val="center"/>
        <w:rPr>
          <w:ins w:id="4" w:author="Qamar Nawaz" w:date="2019-01-02T17:07:00Z"/>
          <w:sz w:val="20"/>
          <w:szCs w:val="20"/>
        </w:rPr>
      </w:pPr>
    </w:p>
    <w:p w14:paraId="1CF9F564" w14:textId="77777777" w:rsidR="005F0200" w:rsidRDefault="005F0200">
      <w:pPr>
        <w:jc w:val="center"/>
        <w:rPr>
          <w:ins w:id="5" w:author="Qamar Nawaz" w:date="2019-01-02T17:07:00Z"/>
          <w:sz w:val="20"/>
          <w:szCs w:val="20"/>
        </w:rPr>
      </w:pPr>
    </w:p>
    <w:p w14:paraId="3C47AD82" w14:textId="77777777" w:rsidR="005F0200" w:rsidRDefault="005F0200">
      <w:pPr>
        <w:jc w:val="center"/>
        <w:rPr>
          <w:ins w:id="6" w:author="Qamar Nawaz" w:date="2019-01-02T17:07:00Z"/>
          <w:sz w:val="20"/>
          <w:szCs w:val="20"/>
        </w:rPr>
      </w:pPr>
    </w:p>
    <w:p w14:paraId="24D82633" w14:textId="77777777" w:rsidR="005F0200" w:rsidRDefault="005F0200">
      <w:pPr>
        <w:jc w:val="center"/>
        <w:rPr>
          <w:ins w:id="7" w:author="Qamar Nawaz" w:date="2019-01-02T17:07:00Z"/>
          <w:sz w:val="20"/>
          <w:szCs w:val="20"/>
        </w:rPr>
      </w:pPr>
    </w:p>
    <w:p w14:paraId="133E416E" w14:textId="77777777" w:rsidR="005F0200" w:rsidRDefault="005F0200">
      <w:pPr>
        <w:jc w:val="center"/>
        <w:rPr>
          <w:ins w:id="8" w:author="Qamar Nawaz" w:date="2019-01-02T17:07:00Z"/>
          <w:sz w:val="20"/>
          <w:szCs w:val="20"/>
        </w:rPr>
      </w:pPr>
    </w:p>
    <w:p w14:paraId="5660D6B3" w14:textId="77777777" w:rsidR="005F0200" w:rsidRDefault="005F0200">
      <w:pPr>
        <w:jc w:val="center"/>
        <w:rPr>
          <w:sz w:val="20"/>
          <w:szCs w:val="20"/>
        </w:rPr>
      </w:pPr>
    </w:p>
    <w:p w14:paraId="5C1984A4" w14:textId="77777777" w:rsidR="005F0200" w:rsidRDefault="005F0200">
      <w:pPr>
        <w:jc w:val="center"/>
        <w:rPr>
          <w:sz w:val="20"/>
          <w:szCs w:val="20"/>
        </w:rPr>
      </w:pPr>
    </w:p>
    <w:p w14:paraId="5A026BD5" w14:textId="77777777" w:rsidR="005F0200" w:rsidRDefault="005F0200">
      <w:pPr>
        <w:jc w:val="center"/>
        <w:rPr>
          <w:sz w:val="20"/>
          <w:szCs w:val="20"/>
        </w:rPr>
      </w:pPr>
    </w:p>
    <w:p w14:paraId="29EFA591" w14:textId="77777777" w:rsidR="005F0200" w:rsidRDefault="005F0200">
      <w:pPr>
        <w:jc w:val="center"/>
        <w:rPr>
          <w:sz w:val="20"/>
          <w:szCs w:val="20"/>
        </w:rPr>
      </w:pPr>
    </w:p>
    <w:p w14:paraId="69AF87AF" w14:textId="77777777" w:rsidR="005F0200" w:rsidRDefault="00000000">
      <w:pPr>
        <w:spacing w:line="360" w:lineRule="auto"/>
        <w:jc w:val="center"/>
        <w:rPr>
          <w:b/>
          <w:bCs/>
          <w:sz w:val="32"/>
          <w:szCs w:val="32"/>
        </w:rPr>
      </w:pPr>
      <w:r>
        <w:rPr>
          <w:b/>
          <w:bCs/>
          <w:sz w:val="32"/>
          <w:szCs w:val="32"/>
        </w:rPr>
        <w:t>BS Software Engineering</w:t>
      </w:r>
    </w:p>
    <w:p w14:paraId="0DF546E1" w14:textId="77777777" w:rsidR="005F0200" w:rsidRDefault="00000000">
      <w:pPr>
        <w:spacing w:line="360" w:lineRule="auto"/>
        <w:jc w:val="center"/>
        <w:rPr>
          <w:b/>
          <w:bCs/>
          <w:sz w:val="36"/>
          <w:szCs w:val="36"/>
        </w:rPr>
      </w:pPr>
      <w:r>
        <w:rPr>
          <w:b/>
          <w:bCs/>
          <w:sz w:val="36"/>
          <w:szCs w:val="36"/>
        </w:rPr>
        <w:t>Department of Computer Science</w:t>
      </w:r>
    </w:p>
    <w:p w14:paraId="15ACD459" w14:textId="77777777" w:rsidR="005F0200" w:rsidRDefault="00000000">
      <w:pPr>
        <w:spacing w:line="360" w:lineRule="auto"/>
        <w:jc w:val="center"/>
        <w:rPr>
          <w:b/>
          <w:bCs/>
          <w:sz w:val="40"/>
          <w:szCs w:val="40"/>
        </w:rPr>
      </w:pPr>
      <w:r>
        <w:rPr>
          <w:b/>
          <w:bCs/>
          <w:sz w:val="40"/>
          <w:szCs w:val="40"/>
        </w:rPr>
        <w:t>University of Agriculture, Faisalabad.</w:t>
      </w:r>
    </w:p>
    <w:p w14:paraId="225B0D10" w14:textId="77777777" w:rsidR="005F0200" w:rsidRDefault="00000000">
      <w:pPr>
        <w:spacing w:line="360" w:lineRule="auto"/>
        <w:rPr>
          <w:b/>
          <w:bCs/>
          <w:sz w:val="40"/>
          <w:szCs w:val="40"/>
        </w:rPr>
      </w:pPr>
      <w:r>
        <w:br w:type="page"/>
      </w:r>
    </w:p>
    <w:p w14:paraId="1A10D12B" w14:textId="77777777" w:rsidR="005F0200" w:rsidRPr="005F0200" w:rsidRDefault="00000000">
      <w:pPr>
        <w:keepNext/>
        <w:keepLines/>
        <w:pBdr>
          <w:top w:val="nil"/>
          <w:left w:val="nil"/>
          <w:bottom w:val="nil"/>
          <w:right w:val="nil"/>
          <w:between w:val="nil"/>
        </w:pBdr>
        <w:tabs>
          <w:tab w:val="left" w:pos="3507"/>
        </w:tabs>
        <w:spacing w:before="480" w:line="276" w:lineRule="auto"/>
        <w:rPr>
          <w:b/>
          <w:bCs/>
          <w:color w:val="366091"/>
          <w:sz w:val="28"/>
          <w:szCs w:val="28"/>
          <w:rPrChange w:id="9" w:author="Qamar Nawaz" w:date="2019-01-02T18:53:00Z">
            <w:rPr>
              <w:rFonts w:ascii="Cambria" w:eastAsia="Cambria" w:hAnsi="Cambria" w:cs="Cambria"/>
              <w:b/>
              <w:bCs/>
              <w:color w:val="366091"/>
              <w:sz w:val="28"/>
              <w:szCs w:val="28"/>
            </w:rPr>
          </w:rPrChange>
        </w:rPr>
      </w:pPr>
      <w:r>
        <w:rPr>
          <w:b/>
          <w:bCs/>
          <w:color w:val="366091"/>
          <w:sz w:val="28"/>
          <w:szCs w:val="28"/>
          <w:rPrChange w:id="10" w:author="Qamar Nawaz" w:date="2019-01-02T18:53:00Z">
            <w:rPr>
              <w:rFonts w:ascii="Cambria" w:eastAsia="Cambria" w:hAnsi="Cambria" w:cs="Cambria"/>
              <w:b/>
              <w:bCs/>
              <w:color w:val="366091"/>
              <w:sz w:val="28"/>
              <w:szCs w:val="28"/>
            </w:rPr>
          </w:rPrChange>
        </w:rPr>
        <w:lastRenderedPageBreak/>
        <w:t>Table of Contents</w:t>
      </w:r>
      <w:r>
        <w:rPr>
          <w:b/>
          <w:bCs/>
          <w:color w:val="366091"/>
          <w:sz w:val="28"/>
          <w:szCs w:val="28"/>
          <w:rPrChange w:id="11" w:author="Qamar Nawaz" w:date="2019-01-02T18:53:00Z">
            <w:rPr>
              <w:rFonts w:ascii="Cambria" w:eastAsia="Cambria" w:hAnsi="Cambria" w:cs="Cambria"/>
              <w:b/>
              <w:bCs/>
              <w:color w:val="366091"/>
              <w:sz w:val="28"/>
              <w:szCs w:val="28"/>
            </w:rPr>
          </w:rPrChange>
        </w:rPr>
        <w:tab/>
      </w:r>
    </w:p>
    <w:p w14:paraId="1235147F" w14:textId="77777777" w:rsidR="005F0200" w:rsidRDefault="005F0200"/>
    <w:sdt>
      <w:sdtPr>
        <w:id w:val="-912766468"/>
        <w:docPartObj>
          <w:docPartGallery w:val="Table of Contents"/>
          <w:docPartUnique/>
        </w:docPartObj>
      </w:sdtPr>
      <w:sdtContent>
        <w:p w14:paraId="78920A29" w14:textId="6B83FA2E" w:rsidR="00C21416" w:rsidRDefault="00000000">
          <w:pPr>
            <w:pStyle w:val="TOC2"/>
            <w:tabs>
              <w:tab w:val="right" w:leader="dot" w:pos="9350"/>
            </w:tabs>
            <w:rPr>
              <w:noProof/>
            </w:rPr>
          </w:pPr>
          <w:r>
            <w:fldChar w:fldCharType="begin"/>
            <w:instrText xml:space="preserve"> TOC \h \u \z \t "Heading 1,1,Heading 2,2,Heading 3,3,"</w:instrText>
            <w:fldChar w:fldCharType="separate"/>
          </w:r>
          <w:hyperlink w:anchor="_Toc219464424" w:history="1">
            <w:r>
              <w:rPr>
                <w:rStyle w:val="Hyperlink"/>
                <w:b/>
                <w:bCs/>
                <w:noProof/>
              </w:rPr>
              <w:t>INTRODUCTION</w:t>
            </w:r>
            <w:r>
              <w:rPr>
                <w:noProof/>
                <w:webHidden/>
              </w:rPr>
              <w:tab/>
              <w:fldChar w:fldCharType="begin"/>
              <w:instrText xml:space="preserve"> PAGEREF _Toc219464424 \h </w:instrText>
              <w:fldChar w:fldCharType="separate"/>
              <w:t>4</w:t>
              <w:fldChar w:fldCharType="end"/>
            </w:r>
          </w:hyperlink>
        </w:p>
        <w:p w14:paraId="159CBE42" w14:textId="442B4F7F" w:rsidR="00C21416" w:rsidRDefault="00C21416">
          <w:pPr>
            <w:pStyle w:val="TOC2"/>
            <w:tabs>
              <w:tab w:val="right" w:leader="dot" w:pos="9350"/>
            </w:tabs>
            <w:rPr>
              <w:noProof/>
            </w:rPr>
          </w:pPr>
          <w:hyperlink w:anchor="_Toc219464425" w:history="1">
            <w:r>
              <w:rPr>
                <w:rStyle w:val="Hyperlink"/>
                <w:b/>
                <w:bCs/>
                <w:noProof/>
              </w:rPr>
              <w:t>1.1 Background</w:t>
            </w:r>
            <w:r>
              <w:rPr>
                <w:noProof/>
                <w:webHidden/>
              </w:rPr>
              <w:tab/>
              <w:fldChar w:fldCharType="begin"/>
              <w:instrText xml:space="preserve"> PAGEREF _Toc219464425 \h </w:instrText>
              <w:fldChar w:fldCharType="separate"/>
              <w:t>4</w:t>
              <w:fldChar w:fldCharType="end"/>
            </w:r>
          </w:hyperlink>
        </w:p>
        <w:p w14:paraId="393BAB17" w14:textId="23E550F3" w:rsidR="00C21416" w:rsidRDefault="00C21416">
          <w:pPr>
            <w:pStyle w:val="TOC2"/>
            <w:tabs>
              <w:tab w:val="left" w:pos="960"/>
              <w:tab w:val="right" w:leader="dot" w:pos="9350"/>
            </w:tabs>
            <w:rPr>
              <w:noProof/>
            </w:rPr>
          </w:pPr>
          <w:hyperlink w:anchor="_Toc219464426" w:history="1">
            <w:r>
              <w:rPr>
                <w:rStyle w:val="Hyperlink"/>
                <w:b/>
                <w:bCs/>
                <w:noProof/>
              </w:rPr>
              <w:t>1.2</w:t>
            </w:r>
            <w:r>
              <w:rPr>
                <w:noProof/>
              </w:rPr>
              <w:tab/>
            </w:r>
            <w:r>
              <w:rPr>
                <w:rStyle w:val="Hyperlink"/>
                <w:b/>
                <w:bCs/>
                <w:noProof/>
              </w:rPr>
              <w:t>Description</w:t>
            </w:r>
            <w:r>
              <w:rPr>
                <w:noProof/>
                <w:webHidden/>
              </w:rPr>
              <w:tab/>
              <w:fldChar w:fldCharType="begin"/>
              <w:instrText xml:space="preserve"> PAGEREF _Toc219464426 \h </w:instrText>
              <w:fldChar w:fldCharType="separate"/>
              <w:t>4</w:t>
              <w:fldChar w:fldCharType="end"/>
            </w:r>
          </w:hyperlink>
        </w:p>
        <w:p w14:paraId="411F6547" w14:textId="72092FAB" w:rsidR="00C21416" w:rsidRDefault="00C21416">
          <w:pPr>
            <w:pStyle w:val="TOC2"/>
            <w:tabs>
              <w:tab w:val="right" w:leader="dot" w:pos="9350"/>
            </w:tabs>
            <w:rPr>
              <w:noProof/>
            </w:rPr>
          </w:pPr>
          <w:hyperlink w:anchor="_Toc219464427" w:history="1">
            <w:r>
              <w:rPr>
                <w:rStyle w:val="Hyperlink"/>
                <w:b/>
                <w:bCs/>
                <w:noProof/>
              </w:rPr>
              <w:t>1.3 Scope</w:t>
            </w:r>
            <w:r>
              <w:rPr>
                <w:noProof/>
                <w:webHidden/>
              </w:rPr>
              <w:tab/>
              <w:fldChar w:fldCharType="begin"/>
              <w:instrText xml:space="preserve"> PAGEREF _Toc219464427 \h </w:instrText>
              <w:fldChar w:fldCharType="separate"/>
              <w:t>4</w:t>
              <w:fldChar w:fldCharType="end"/>
            </w:r>
          </w:hyperlink>
        </w:p>
        <w:p w14:paraId="6C7D190D" w14:textId="16402386" w:rsidR="00C21416" w:rsidRDefault="00C21416">
          <w:pPr>
            <w:pStyle w:val="TOC2"/>
            <w:tabs>
              <w:tab w:val="right" w:leader="dot" w:pos="9350"/>
            </w:tabs>
            <w:rPr>
              <w:noProof/>
            </w:rPr>
          </w:pPr>
          <w:hyperlink w:anchor="_Toc219464428" w:history="1">
            <w:r>
              <w:rPr>
                <w:rStyle w:val="Hyperlink"/>
                <w:b/>
                <w:bCs/>
                <w:noProof/>
              </w:rPr>
              <w:t>1.4 Objectives</w:t>
            </w:r>
            <w:r>
              <w:rPr>
                <w:noProof/>
                <w:webHidden/>
              </w:rPr>
              <w:tab/>
              <w:fldChar w:fldCharType="begin"/>
              <w:instrText xml:space="preserve"> PAGEREF _Toc219464428 \h </w:instrText>
              <w:fldChar w:fldCharType="separate"/>
              <w:t>4</w:t>
              <w:fldChar w:fldCharType="end"/>
            </w:r>
          </w:hyperlink>
        </w:p>
        <w:p w14:paraId="1636F3C6" w14:textId="46396C89" w:rsidR="00C21416" w:rsidRDefault="00C21416">
          <w:pPr>
            <w:pStyle w:val="TOC1"/>
            <w:tabs>
              <w:tab w:val="left" w:pos="480"/>
              <w:tab w:val="right" w:leader="dot" w:pos="9350"/>
            </w:tabs>
            <w:rPr>
              <w:noProof/>
            </w:rPr>
          </w:pPr>
          <w:hyperlink w:anchor="_Toc219464429" w:history="1">
            <w:r>
              <w:rPr>
                <w:rStyle w:val="Hyperlink"/>
                <w:b/>
                <w:bCs/>
                <w:noProof/>
              </w:rPr>
              <w:t>2.</w:t>
            </w:r>
            <w:r>
              <w:rPr>
                <w:noProof/>
              </w:rPr>
              <w:tab/>
            </w:r>
            <w:r>
              <w:rPr>
                <w:rStyle w:val="Hyperlink"/>
                <w:b/>
                <w:bCs/>
                <w:noProof/>
              </w:rPr>
              <w:t>REQUIREMENTS</w:t>
            </w:r>
            <w:r>
              <w:rPr>
                <w:noProof/>
                <w:webHidden/>
              </w:rPr>
              <w:tab/>
              <w:fldChar w:fldCharType="begin"/>
              <w:instrText xml:space="preserve"> PAGEREF _Toc219464429 \h </w:instrText>
              <w:fldChar w:fldCharType="separate"/>
              <w:t>5</w:t>
              <w:fldChar w:fldCharType="end"/>
            </w:r>
          </w:hyperlink>
        </w:p>
        <w:p w14:paraId="5532A3B5" w14:textId="05BBA403" w:rsidR="00C21416" w:rsidRDefault="00C21416">
          <w:pPr>
            <w:pStyle w:val="TOC2"/>
            <w:tabs>
              <w:tab w:val="right" w:leader="dot" w:pos="9350"/>
            </w:tabs>
            <w:rPr>
              <w:noProof/>
            </w:rPr>
          </w:pPr>
          <w:hyperlink w:anchor="_Toc219464430" w:history="1">
            <w:r>
              <w:rPr>
                <w:rStyle w:val="Hyperlink"/>
                <w:b/>
                <w:bCs/>
                <w:noProof/>
              </w:rPr>
              <w:t>2.1 Functional Requirements</w:t>
            </w:r>
            <w:r>
              <w:rPr>
                <w:noProof/>
                <w:webHidden/>
              </w:rPr>
              <w:tab/>
              <w:fldChar w:fldCharType="begin"/>
              <w:instrText xml:space="preserve"> PAGEREF _Toc219464430 \h </w:instrText>
              <w:fldChar w:fldCharType="separate"/>
              <w:t>5</w:t>
              <w:fldChar w:fldCharType="end"/>
            </w:r>
          </w:hyperlink>
        </w:p>
        <w:p w14:paraId="12BF3A1D" w14:textId="48063210" w:rsidR="00C21416" w:rsidRDefault="00C21416">
          <w:pPr>
            <w:pStyle w:val="TOC3"/>
            <w:tabs>
              <w:tab w:val="right" w:leader="dot" w:pos="9350"/>
            </w:tabs>
            <w:rPr>
              <w:noProof/>
            </w:rPr>
          </w:pPr>
          <w:hyperlink w:anchor="_Toc219464431" w:history="1">
            <w:r>
              <w:rPr>
                <w:rStyle w:val="Hyperlink"/>
                <w:noProof/>
              </w:rPr>
              <w:t>FR01: User Authentication and Login</w:t>
            </w:r>
            <w:r>
              <w:rPr>
                <w:noProof/>
                <w:webHidden/>
              </w:rPr>
              <w:tab/>
              <w:fldChar w:fldCharType="begin"/>
              <w:instrText xml:space="preserve"> PAGEREF _Toc219464431 \h </w:instrText>
              <w:fldChar w:fldCharType="separate"/>
              <w:t>5</w:t>
              <w:fldChar w:fldCharType="end"/>
            </w:r>
          </w:hyperlink>
        </w:p>
        <w:p w14:paraId="4D251877" w14:textId="1F91EBB3" w:rsidR="00C21416" w:rsidRDefault="00C21416">
          <w:pPr>
            <w:pStyle w:val="TOC3"/>
            <w:tabs>
              <w:tab w:val="right" w:leader="dot" w:pos="9350"/>
            </w:tabs>
            <w:rPr>
              <w:noProof/>
            </w:rPr>
          </w:pPr>
          <w:hyperlink w:anchor="_Toc219464432" w:history="1">
            <w:r>
              <w:rPr>
                <w:rStyle w:val="Hyperlink"/>
                <w:noProof/>
              </w:rPr>
              <w:t>FR02: User Account Registration</w:t>
            </w:r>
            <w:r>
              <w:rPr>
                <w:noProof/>
                <w:webHidden/>
              </w:rPr>
              <w:tab/>
              <w:fldChar w:fldCharType="begin"/>
              <w:instrText xml:space="preserve"> PAGEREF _Toc219464432 \h </w:instrText>
              <w:fldChar w:fldCharType="separate"/>
              <w:t>5</w:t>
              <w:fldChar w:fldCharType="end"/>
            </w:r>
          </w:hyperlink>
        </w:p>
        <w:p w14:paraId="23287455" w14:textId="2EEEFD5B" w:rsidR="00C21416" w:rsidRDefault="00C21416">
          <w:pPr>
            <w:pStyle w:val="TOC3"/>
            <w:tabs>
              <w:tab w:val="right" w:leader="dot" w:pos="9350"/>
            </w:tabs>
            <w:rPr>
              <w:noProof/>
            </w:rPr>
          </w:pPr>
          <w:hyperlink w:anchor="_Toc219464433" w:history="1">
            <w:r>
              <w:rPr>
                <w:rStyle w:val="Hyperlink"/>
                <w:noProof/>
              </w:rPr>
              <w:t>FR03: Document Upload</w:t>
            </w:r>
            <w:r>
              <w:rPr>
                <w:noProof/>
                <w:webHidden/>
              </w:rPr>
              <w:tab/>
              <w:fldChar w:fldCharType="begin"/>
              <w:instrText xml:space="preserve"> PAGEREF _Toc219464433 \h </w:instrText>
              <w:fldChar w:fldCharType="separate"/>
              <w:t>5</w:t>
              <w:fldChar w:fldCharType="end"/>
            </w:r>
          </w:hyperlink>
        </w:p>
        <w:p w14:paraId="6203B852" w14:textId="6E9E65FE" w:rsidR="00C21416" w:rsidRDefault="00C21416">
          <w:pPr>
            <w:pStyle w:val="TOC3"/>
            <w:tabs>
              <w:tab w:val="right" w:leader="dot" w:pos="9350"/>
            </w:tabs>
            <w:rPr>
              <w:noProof/>
            </w:rPr>
          </w:pPr>
          <w:hyperlink w:anchor="_Toc219464434" w:history="1">
            <w:r>
              <w:rPr>
                <w:rStyle w:val="Hyperlink"/>
                <w:noProof/>
              </w:rPr>
              <w:t>FR04: Text Extraction from Documents</w:t>
            </w:r>
            <w:r>
              <w:rPr>
                <w:noProof/>
                <w:webHidden/>
              </w:rPr>
              <w:tab/>
              <w:fldChar w:fldCharType="begin"/>
              <w:instrText xml:space="preserve"> PAGEREF _Toc219464434 \h </w:instrText>
              <w:fldChar w:fldCharType="separate"/>
              <w:t>5</w:t>
              <w:fldChar w:fldCharType="end"/>
            </w:r>
          </w:hyperlink>
        </w:p>
        <w:p w14:paraId="43C2FAA7" w14:textId="359E66CB" w:rsidR="00C21416" w:rsidRDefault="00C21416">
          <w:pPr>
            <w:pStyle w:val="TOC3"/>
            <w:tabs>
              <w:tab w:val="right" w:leader="dot" w:pos="9350"/>
            </w:tabs>
            <w:rPr>
              <w:noProof/>
            </w:rPr>
          </w:pPr>
          <w:hyperlink w:anchor="_Toc219464435" w:history="1">
            <w:r>
              <w:rPr>
                <w:rStyle w:val="Hyperlink"/>
                <w:noProof/>
              </w:rPr>
              <w:t>FR05: Document Analysis</w:t>
            </w:r>
            <w:r>
              <w:rPr>
                <w:noProof/>
                <w:webHidden/>
              </w:rPr>
              <w:tab/>
              <w:fldChar w:fldCharType="begin"/>
              <w:instrText xml:space="preserve"> PAGEREF _Toc219464435 \h </w:instrText>
              <w:fldChar w:fldCharType="separate"/>
              <w:t>5</w:t>
              <w:fldChar w:fldCharType="end"/>
            </w:r>
          </w:hyperlink>
        </w:p>
        <w:p w14:paraId="2A16C2D8" w14:textId="07083E3C" w:rsidR="00C21416" w:rsidRDefault="00C21416">
          <w:pPr>
            <w:pStyle w:val="TOC3"/>
            <w:tabs>
              <w:tab w:val="right" w:leader="dot" w:pos="9350"/>
            </w:tabs>
            <w:rPr>
              <w:noProof/>
            </w:rPr>
          </w:pPr>
          <w:hyperlink w:anchor="_Toc219464436" w:history="1">
            <w:r>
              <w:rPr>
                <w:rStyle w:val="Hyperlink"/>
                <w:noProof/>
              </w:rPr>
              <w:t>FR06: Document Summarization</w:t>
            </w:r>
            <w:r>
              <w:rPr>
                <w:noProof/>
                <w:webHidden/>
              </w:rPr>
              <w:tab/>
              <w:fldChar w:fldCharType="begin"/>
              <w:instrText xml:space="preserve"> PAGEREF _Toc219464436 \h </w:instrText>
              <w:fldChar w:fldCharType="separate"/>
              <w:t>6</w:t>
              <w:fldChar w:fldCharType="end"/>
            </w:r>
          </w:hyperlink>
        </w:p>
        <w:p w14:paraId="463D9AB5" w14:textId="061BBA03" w:rsidR="00C21416" w:rsidRDefault="00C21416">
          <w:pPr>
            <w:pStyle w:val="TOC3"/>
            <w:tabs>
              <w:tab w:val="right" w:leader="dot" w:pos="9350"/>
            </w:tabs>
            <w:rPr>
              <w:noProof/>
            </w:rPr>
          </w:pPr>
          <w:hyperlink w:anchor="_Toc219464437" w:history="1">
            <w:r>
              <w:rPr>
                <w:rStyle w:val="Hyperlink"/>
                <w:noProof/>
              </w:rPr>
              <w:t>FR07: Interactive Chatbot</w:t>
            </w:r>
            <w:r>
              <w:rPr>
                <w:noProof/>
                <w:webHidden/>
              </w:rPr>
              <w:tab/>
              <w:fldChar w:fldCharType="begin"/>
              <w:instrText xml:space="preserve"> PAGEREF _Toc219464437 \h </w:instrText>
              <w:fldChar w:fldCharType="separate"/>
              <w:t>6</w:t>
              <w:fldChar w:fldCharType="end"/>
            </w:r>
          </w:hyperlink>
        </w:p>
        <w:p w14:paraId="4464DB1C" w14:textId="6DCC7706" w:rsidR="00C21416" w:rsidRDefault="00C21416">
          <w:pPr>
            <w:pStyle w:val="TOC3"/>
            <w:tabs>
              <w:tab w:val="right" w:leader="dot" w:pos="9350"/>
            </w:tabs>
            <w:rPr>
              <w:noProof/>
            </w:rPr>
          </w:pPr>
          <w:hyperlink w:anchor="_Toc219464438" w:history="1">
            <w:r>
              <w:rPr>
                <w:rStyle w:val="Hyperlink"/>
                <w:noProof/>
              </w:rPr>
              <w:t>FR08: MCQ and Quiz Generation</w:t>
            </w:r>
            <w:r>
              <w:rPr>
                <w:noProof/>
                <w:webHidden/>
              </w:rPr>
              <w:tab/>
              <w:fldChar w:fldCharType="begin"/>
              <w:instrText xml:space="preserve"> PAGEREF _Toc219464438 \h </w:instrText>
              <w:fldChar w:fldCharType="separate"/>
              <w:t>6</w:t>
              <w:fldChar w:fldCharType="end"/>
            </w:r>
          </w:hyperlink>
        </w:p>
        <w:p w14:paraId="6C369457" w14:textId="71434343" w:rsidR="00C21416" w:rsidRDefault="00C21416">
          <w:pPr>
            <w:pStyle w:val="TOC3"/>
            <w:tabs>
              <w:tab w:val="right" w:leader="dot" w:pos="9350"/>
            </w:tabs>
            <w:rPr>
              <w:noProof/>
            </w:rPr>
          </w:pPr>
          <w:hyperlink w:anchor="_Toc219464439" w:history="1">
            <w:r>
              <w:rPr>
                <w:rStyle w:val="Hyperlink"/>
                <w:noProof/>
              </w:rPr>
              <w:t>FR09: Question and Answer Generation</w:t>
            </w:r>
            <w:r>
              <w:rPr>
                <w:noProof/>
                <w:webHidden/>
              </w:rPr>
              <w:tab/>
              <w:fldChar w:fldCharType="begin"/>
              <w:instrText xml:space="preserve"> PAGEREF _Toc219464439 \h </w:instrText>
              <w:fldChar w:fldCharType="separate"/>
              <w:t>6</w:t>
              <w:fldChar w:fldCharType="end"/>
            </w:r>
          </w:hyperlink>
        </w:p>
        <w:p w14:paraId="04E5BF47" w14:textId="6CF5F4B3" w:rsidR="00C21416" w:rsidRDefault="00C21416">
          <w:pPr>
            <w:pStyle w:val="TOC3"/>
            <w:tabs>
              <w:tab w:val="right" w:leader="dot" w:pos="9350"/>
            </w:tabs>
            <w:rPr>
              <w:noProof/>
            </w:rPr>
          </w:pPr>
          <w:hyperlink w:anchor="_Toc219464440" w:history="1">
            <w:r>
              <w:rPr>
                <w:rStyle w:val="Hyperlink"/>
                <w:noProof/>
              </w:rPr>
              <w:t>FR10: User Interaction and Navigation</w:t>
            </w:r>
            <w:r>
              <w:rPr>
                <w:noProof/>
                <w:webHidden/>
              </w:rPr>
              <w:tab/>
              <w:fldChar w:fldCharType="begin"/>
              <w:instrText xml:space="preserve"> PAGEREF _Toc219464440 \h </w:instrText>
              <w:fldChar w:fldCharType="separate"/>
              <w:t>6</w:t>
              <w:fldChar w:fldCharType="end"/>
            </w:r>
          </w:hyperlink>
        </w:p>
        <w:p w14:paraId="7CE7A908" w14:textId="0B20BDCF" w:rsidR="00C21416" w:rsidRDefault="00C21416">
          <w:pPr>
            <w:pStyle w:val="TOC3"/>
            <w:tabs>
              <w:tab w:val="right" w:leader="dot" w:pos="9350"/>
            </w:tabs>
            <w:rPr>
              <w:noProof/>
            </w:rPr>
          </w:pPr>
          <w:hyperlink w:anchor="_Toc219464441" w:history="1">
            <w:r>
              <w:rPr>
                <w:rStyle w:val="Hyperlink"/>
                <w:noProof/>
              </w:rPr>
              <w:t>FR11: Logout Functionality</w:t>
            </w:r>
            <w:r>
              <w:rPr>
                <w:noProof/>
                <w:webHidden/>
              </w:rPr>
              <w:tab/>
              <w:fldChar w:fldCharType="begin"/>
              <w:instrText xml:space="preserve"> PAGEREF _Toc219464441 \h </w:instrText>
              <w:fldChar w:fldCharType="separate"/>
              <w:t>6</w:t>
              <w:fldChar w:fldCharType="end"/>
            </w:r>
          </w:hyperlink>
        </w:p>
        <w:p w14:paraId="5E4C987B" w14:textId="6379114D" w:rsidR="00C21416" w:rsidRDefault="00C21416">
          <w:pPr>
            <w:pStyle w:val="TOC2"/>
            <w:tabs>
              <w:tab w:val="right" w:leader="dot" w:pos="9350"/>
            </w:tabs>
            <w:rPr>
              <w:noProof/>
            </w:rPr>
          </w:pPr>
          <w:hyperlink w:anchor="_Toc219464442" w:history="1">
            <w:r>
              <w:rPr>
                <w:rStyle w:val="Hyperlink"/>
                <w:b/>
                <w:bCs/>
                <w:noProof/>
              </w:rPr>
              <w:t>2.2 Non- Functional Requirements</w:t>
            </w:r>
            <w:r>
              <w:rPr>
                <w:noProof/>
                <w:webHidden/>
              </w:rPr>
              <w:tab/>
              <w:fldChar w:fldCharType="begin"/>
              <w:instrText xml:space="preserve"> PAGEREF _Toc219464442 \h </w:instrText>
              <w:fldChar w:fldCharType="separate"/>
              <w:t>7</w:t>
              <w:fldChar w:fldCharType="end"/>
            </w:r>
          </w:hyperlink>
        </w:p>
        <w:p w14:paraId="3B829B33" w14:textId="3F382300" w:rsidR="00C21416" w:rsidRDefault="00C21416">
          <w:pPr>
            <w:pStyle w:val="TOC2"/>
            <w:tabs>
              <w:tab w:val="right" w:leader="dot" w:pos="9350"/>
            </w:tabs>
            <w:rPr>
              <w:noProof/>
            </w:rPr>
          </w:pPr>
          <w:hyperlink w:anchor="_Toc219464443" w:history="1">
            <w:r>
              <w:rPr>
                <w:rStyle w:val="Hyperlink"/>
                <w:b/>
                <w:bCs/>
                <w:noProof/>
              </w:rPr>
              <w:t>2.3 Hardware Requirements</w:t>
            </w:r>
            <w:r>
              <w:rPr>
                <w:noProof/>
                <w:webHidden/>
              </w:rPr>
              <w:tab/>
              <w:fldChar w:fldCharType="begin"/>
              <w:instrText xml:space="preserve"> PAGEREF _Toc219464443 \h </w:instrText>
              <w:fldChar w:fldCharType="separate"/>
              <w:t>8</w:t>
              <w:fldChar w:fldCharType="end"/>
            </w:r>
          </w:hyperlink>
        </w:p>
        <w:p w14:paraId="1C88B850" w14:textId="09CD1036" w:rsidR="00C21416" w:rsidRDefault="00C21416">
          <w:pPr>
            <w:pStyle w:val="TOC2"/>
            <w:tabs>
              <w:tab w:val="right" w:leader="dot" w:pos="9350"/>
            </w:tabs>
            <w:rPr>
              <w:noProof/>
            </w:rPr>
          </w:pPr>
          <w:hyperlink w:anchor="_Toc219464444" w:history="1">
            <w:r>
              <w:rPr>
                <w:rStyle w:val="Hyperlink"/>
                <w:b/>
                <w:bCs/>
                <w:noProof/>
              </w:rPr>
              <w:t>2.4 Software Requirements</w:t>
            </w:r>
            <w:r>
              <w:rPr>
                <w:noProof/>
                <w:webHidden/>
              </w:rPr>
              <w:tab/>
              <w:fldChar w:fldCharType="begin"/>
              <w:instrText xml:space="preserve"> PAGEREF _Toc219464444 \h </w:instrText>
              <w:fldChar w:fldCharType="separate"/>
              <w:t>8</w:t>
              <w:fldChar w:fldCharType="end"/>
            </w:r>
          </w:hyperlink>
        </w:p>
        <w:p w14:paraId="4413A529" w14:textId="0ECB36CF" w:rsidR="00C21416" w:rsidRDefault="00C21416">
          <w:pPr>
            <w:pStyle w:val="TOC1"/>
            <w:tabs>
              <w:tab w:val="left" w:pos="480"/>
              <w:tab w:val="right" w:leader="dot" w:pos="9350"/>
            </w:tabs>
            <w:rPr>
              <w:noProof/>
            </w:rPr>
          </w:pPr>
          <w:hyperlink w:anchor="_Toc219464445" w:history="1">
            <w:r>
              <w:rPr>
                <w:rStyle w:val="Hyperlink"/>
                <w:noProof/>
              </w:rPr>
              <w:t>3.</w:t>
            </w:r>
            <w:r>
              <w:rPr>
                <w:noProof/>
              </w:rPr>
              <w:tab/>
            </w:r>
            <w:r>
              <w:rPr>
                <w:rStyle w:val="Hyperlink"/>
                <w:b/>
                <w:bCs/>
                <w:noProof/>
              </w:rPr>
              <w:t>METHODOLOGY</w:t>
            </w:r>
            <w:r>
              <w:rPr>
                <w:noProof/>
                <w:webHidden/>
              </w:rPr>
              <w:tab/>
              <w:fldChar w:fldCharType="begin"/>
              <w:instrText xml:space="preserve"> PAGEREF _Toc219464445 \h </w:instrText>
              <w:fldChar w:fldCharType="separate"/>
              <w:t>8</w:t>
              <w:fldChar w:fldCharType="end"/>
            </w:r>
          </w:hyperlink>
        </w:p>
        <w:p w14:paraId="40B3F667" w14:textId="64D8471F" w:rsidR="00C21416" w:rsidRDefault="00C21416">
          <w:pPr>
            <w:pStyle w:val="TOC2"/>
            <w:tabs>
              <w:tab w:val="right" w:leader="dot" w:pos="9350"/>
            </w:tabs>
            <w:rPr>
              <w:noProof/>
            </w:rPr>
          </w:pPr>
          <w:hyperlink w:anchor="_Toc219464446" w:history="1">
            <w:r>
              <w:rPr>
                <w:rStyle w:val="Hyperlink"/>
                <w:b/>
                <w:bCs/>
                <w:noProof/>
              </w:rPr>
              <w:t>3.2 Significance of the Iterative and Incremental Model</w:t>
            </w:r>
            <w:r>
              <w:rPr>
                <w:noProof/>
                <w:webHidden/>
              </w:rPr>
              <w:tab/>
              <w:fldChar w:fldCharType="begin"/>
              <w:instrText xml:space="preserve"> PAGEREF _Toc219464446 \h </w:instrText>
              <w:fldChar w:fldCharType="separate"/>
              <w:t>9</w:t>
              <w:fldChar w:fldCharType="end"/>
            </w:r>
          </w:hyperlink>
        </w:p>
        <w:p w14:paraId="5300A575" w14:textId="6115645A" w:rsidR="00C21416" w:rsidRDefault="00C21416">
          <w:pPr>
            <w:pStyle w:val="TOC2"/>
            <w:tabs>
              <w:tab w:val="right" w:leader="dot" w:pos="9350"/>
            </w:tabs>
            <w:rPr>
              <w:noProof/>
            </w:rPr>
          </w:pPr>
          <w:hyperlink w:anchor="_Toc219464447" w:history="1">
            <w:r>
              <w:rPr>
                <w:rStyle w:val="Hyperlink"/>
                <w:b/>
                <w:bCs/>
                <w:noProof/>
              </w:rPr>
              <w:t>3.2 How the Model Fits the Project</w:t>
            </w:r>
            <w:r>
              <w:rPr>
                <w:noProof/>
                <w:webHidden/>
              </w:rPr>
              <w:tab/>
              <w:fldChar w:fldCharType="begin"/>
              <w:instrText xml:space="preserve"> PAGEREF _Toc219464447 \h </w:instrText>
              <w:fldChar w:fldCharType="separate"/>
              <w:t>9</w:t>
              <w:fldChar w:fldCharType="end"/>
            </w:r>
          </w:hyperlink>
        </w:p>
        <w:p w14:paraId="5AD863C0" w14:textId="7E01D0D5" w:rsidR="00C21416" w:rsidRDefault="00C21416">
          <w:pPr>
            <w:pStyle w:val="TOC2"/>
            <w:tabs>
              <w:tab w:val="left" w:pos="960"/>
              <w:tab w:val="right" w:leader="dot" w:pos="9350"/>
            </w:tabs>
            <w:rPr>
              <w:noProof/>
            </w:rPr>
          </w:pPr>
          <w:hyperlink w:anchor="_Toc219464448" w:history="1">
            <w:r>
              <w:rPr>
                <w:rStyle w:val="Hyperlink"/>
                <w:b/>
                <w:bCs/>
                <w:noProof/>
              </w:rPr>
              <w:t>3.2</w:t>
            </w:r>
            <w:r>
              <w:rPr>
                <w:noProof/>
              </w:rPr>
              <w:tab/>
            </w:r>
            <w:r>
              <w:rPr>
                <w:rStyle w:val="Hyperlink"/>
                <w:b/>
                <w:bCs/>
                <w:noProof/>
              </w:rPr>
              <w:t>Tools &amp; Technologies</w:t>
            </w:r>
            <w:r>
              <w:rPr>
                <w:noProof/>
                <w:webHidden/>
              </w:rPr>
              <w:tab/>
              <w:fldChar w:fldCharType="begin"/>
              <w:instrText xml:space="preserve"> PAGEREF _Toc219464448 \h </w:instrText>
              <w:fldChar w:fldCharType="separate"/>
              <w:t>10</w:t>
              <w:fldChar w:fldCharType="end"/>
            </w:r>
          </w:hyperlink>
        </w:p>
        <w:p w14:paraId="3A77AC52" w14:textId="1C5B48FB" w:rsidR="00C21416" w:rsidRDefault="00C21416">
          <w:pPr>
            <w:pStyle w:val="TOC1"/>
            <w:tabs>
              <w:tab w:val="right" w:leader="dot" w:pos="9350"/>
            </w:tabs>
            <w:rPr>
              <w:noProof/>
            </w:rPr>
          </w:pPr>
          <w:hyperlink w:anchor="_Toc219464449" w:history="1">
            <w:r>
              <w:rPr>
                <w:rStyle w:val="Hyperlink"/>
                <w:b/>
                <w:bCs/>
                <w:noProof/>
              </w:rPr>
              <w:t>4.  Gantt Chart Timeline</w:t>
            </w:r>
            <w:r>
              <w:rPr>
                <w:noProof/>
                <w:webHidden/>
              </w:rPr>
              <w:tab/>
              <w:fldChar w:fldCharType="begin"/>
              <w:instrText xml:space="preserve"> PAGEREF _Toc219464449 \h </w:instrText>
              <w:fldChar w:fldCharType="separate"/>
              <w:t>12</w:t>
              <w:fldChar w:fldCharType="end"/>
            </w:r>
          </w:hyperlink>
        </w:p>
        <w:p w14:paraId="53E5628C" w14:textId="1C1A8B06" w:rsidR="005F0200" w:rsidRDefault="00000000">
          <w:pPr>
            <w:widowControl w:val="0"/>
            <w:tabs>
              <w:tab w:val="right" w:leader="dot" w:pos="12000"/>
            </w:tabs>
            <w:spacing w:before="60"/>
            <w:rPr>
              <w:rFonts w:ascii="Arial" w:eastAsia="Arial" w:hAnsi="Arial" w:cs="Arial"/>
              <w:b/>
              <w:bCs/>
              <w:color w:val="000000"/>
              <w:sz w:val="22"/>
              <w:szCs w:val="22"/>
            </w:rPr>
          </w:pPr>
          <w:r>
            <w:fldChar w:fldCharType="end"/>
          </w:r>
        </w:p>
      </w:sdtContent>
    </w:sdt>
    <w:p w14:paraId="22027119" w14:textId="77777777" w:rsidR="005F0200" w:rsidRDefault="00000000">
      <w:pPr>
        <w:keepNext/>
        <w:keepLines/>
        <w:pBdr>
          <w:top w:val="nil"/>
          <w:left w:val="nil"/>
          <w:bottom w:val="nil"/>
          <w:right w:val="nil"/>
          <w:between w:val="nil"/>
        </w:pBdr>
        <w:tabs>
          <w:tab w:val="left" w:pos="3507"/>
        </w:tabs>
        <w:spacing w:before="480" w:line="276" w:lineRule="auto"/>
        <w:rPr>
          <w:rFonts w:ascii="Cambria" w:eastAsia="Cambria" w:hAnsi="Cambria" w:cs="Cambria"/>
          <w:color w:val="366091"/>
          <w:sz w:val="40"/>
          <w:szCs w:val="40"/>
        </w:rPr>
      </w:pPr>
      <w:r>
        <w:br w:type="page"/>
      </w:r>
      <w:ins w:id="12" w:author="Qamar Nawaz" w:date="2019-01-02T17:18:00Z">
        <w:r>
          <w:rPr>
            <w:rFonts w:ascii="Cambria" w:eastAsia="Cambria" w:hAnsi="Cambria" w:cs="Cambria"/>
            <w:color w:val="366091"/>
            <w:sz w:val="40"/>
            <w:szCs w:val="40"/>
          </w:rPr>
          <w:lastRenderedPageBreak/>
          <w:t xml:space="preserve"> </w:t>
        </w:r>
      </w:ins>
    </w:p>
    <w:p w14:paraId="52B9968F" w14:textId="77777777" w:rsidR="005F0200" w:rsidRDefault="00000000">
      <w:pPr>
        <w:keepNext/>
        <w:keepLines/>
        <w:pBdr>
          <w:top w:val="nil"/>
          <w:left w:val="nil"/>
          <w:bottom w:val="nil"/>
          <w:right w:val="nil"/>
          <w:between w:val="nil"/>
        </w:pBdr>
        <w:tabs>
          <w:tab w:val="left" w:pos="3507"/>
        </w:tabs>
        <w:spacing w:before="480" w:line="276" w:lineRule="auto"/>
        <w:rPr>
          <w:ins w:id="13" w:author="Qamar Nawaz" w:date="2019-01-02T17:18:00Z"/>
          <w:rFonts w:ascii="Cambria" w:eastAsia="Cambria" w:hAnsi="Cambria" w:cs="Cambria"/>
          <w:b/>
          <w:bCs/>
          <w:color w:val="366091"/>
          <w:sz w:val="28"/>
          <w:szCs w:val="28"/>
        </w:rPr>
      </w:pPr>
      <w:ins w:id="14" w:author="Qamar Nawaz" w:date="2019-01-02T17:18:00Z">
        <w:r>
          <w:rPr>
            <w:rFonts w:ascii="Cambria" w:eastAsia="Cambria" w:hAnsi="Cambria" w:cs="Cambria"/>
            <w:b/>
            <w:bCs/>
            <w:color w:val="366091"/>
            <w:sz w:val="28"/>
            <w:szCs w:val="28"/>
          </w:rPr>
          <w:t>List of Figures</w:t>
          <w:tab/>
        </w:r>
      </w:ins>
    </w:p>
    <w:p w14:paraId="34D1DAEB" w14:textId="77777777" w:rsidR="005F0200" w:rsidRDefault="005F0200"/>
    <w:sdt>
      <w:sdtPr>
        <w:id w:val="216701718"/>
        <w:docPartObj>
          <w:docPartGallery w:val="Table of Contents"/>
          <w:docPartUnique/>
        </w:docPartObj>
      </w:sdtPr>
      <w:sdtContent>
        <w:p w14:paraId="71C84395" w14:textId="77777777" w:rsidR="005F0200" w:rsidRDefault="00000000">
          <w:pPr>
            <w:pBdr>
              <w:top w:val="nil"/>
              <w:left w:val="nil"/>
              <w:bottom w:val="nil"/>
              <w:right w:val="nil"/>
              <w:between w:val="nil"/>
            </w:pBdr>
            <w:tabs>
              <w:tab w:val="right" w:leader="dot" w:pos="9350"/>
            </w:tabs>
            <w:spacing w:after="100"/>
            <w:ind w:left="240"/>
            <w:rPr>
              <w:ins w:id="15" w:author="Qamar Nawaz" w:date="2019-01-02T17:18:00Z"/>
              <w:rFonts w:ascii="Calibri" w:eastAsia="Calibri" w:hAnsi="Calibri" w:cs="Calibri"/>
              <w:color w:val="000000"/>
            </w:rPr>
          </w:pPr>
          <w:r>
            <w:fldChar w:fldCharType="begin"/>
            <w:instrText xml:space="preserve"> TOC \h \u \z \t "Heading 1,1,Heading 2,2,Heading 3,3,"</w:instrText>
            <w:fldChar w:fldCharType="separate"/>
          </w:r>
        </w:p>
        <w:p w14:paraId="2AD59FA5" w14:textId="77777777" w:rsidR="005F0200" w:rsidRDefault="00000000">
          <w:pPr>
            <w:pBdr>
              <w:top w:val="nil"/>
              <w:left w:val="nil"/>
              <w:bottom w:val="nil"/>
              <w:right w:val="nil"/>
              <w:between w:val="nil"/>
            </w:pBdr>
            <w:tabs>
              <w:tab w:val="left" w:pos="480"/>
              <w:tab w:val="right" w:leader="dot" w:pos="9350"/>
            </w:tabs>
            <w:spacing w:after="100"/>
            <w:rPr>
              <w:ins w:id="16" w:author="Qamar Nawaz" w:date="2019-01-02T17:18:00Z"/>
              <w:rFonts w:ascii="Calibri" w:eastAsia="Calibri" w:hAnsi="Calibri" w:cs="Calibri"/>
              <w:color w:val="000000"/>
            </w:rPr>
          </w:pPr>
          <w:ins w:id="17" w:author="Qamar Nawaz" w:date="2019-01-02T17:18:00Z">
            <w:r>
              <w:rPr>
                <w:b/>
                <w:bCs/>
                <w:color w:val="0000FF"/>
                <w:u w:val="single"/>
              </w:rPr>
              <w:t xml:space="preserve">Figure 1: Iterative and Incremental Development Model for an AI-Based System </w:t>
            </w:r>
            <w:r>
              <w:fldChar w:fldCharType="begin"/>
              <w:instrText>HYPERLINK \l "_o25tc0lhsnh1"</w:instrText>
              <w:fldChar w:fldCharType="separate"/>
            </w:r>
            <w:r>
              <w:rPr>
                <w:color w:val="000000"/>
              </w:rPr>
              <w:tab/>
            </w:r>
            <w:r>
              <w:fldChar w:fldCharType="end"/>
            </w:r>
            <w:r>
              <w:rPr>
                <w:rFonts w:ascii="Calibri" w:eastAsia="Calibri" w:hAnsi="Calibri" w:cs="Calibri"/>
              </w:rPr>
              <w:t>7</w:t>
            </w:r>
          </w:ins>
        </w:p>
        <w:p w14:paraId="605A41CD" w14:textId="77777777" w:rsidR="005F0200" w:rsidRDefault="00000000">
          <w:pPr>
            <w:pBdr>
              <w:top w:val="nil"/>
              <w:left w:val="nil"/>
              <w:bottom w:val="nil"/>
              <w:right w:val="nil"/>
              <w:between w:val="nil"/>
            </w:pBdr>
            <w:tabs>
              <w:tab w:val="left" w:pos="480"/>
              <w:tab w:val="right" w:leader="dot" w:pos="9350"/>
            </w:tabs>
            <w:spacing w:after="100"/>
            <w:rPr>
              <w:ins w:id="18" w:author="Qamar Nawaz" w:date="2019-01-02T17:18:00Z"/>
            </w:rPr>
          </w:pPr>
          <w:ins w:id="19" w:author="Qamar Nawaz" w:date="2019-01-02T17:18:00Z">
            <w:r>
              <w:rPr>
                <w:b/>
                <w:bCs/>
                <w:color w:val="0000FF"/>
                <w:u w:val="single"/>
              </w:rPr>
              <w:t>Figure 2: Gantt Chart of the project activities</w:t>
            </w:r>
            <w:r>
              <w:fldChar w:fldCharType="begin"/>
              <w:instrText>HYPERLINK \l "_o25tc0lhsnh1"</w:instrText>
              <w:fldChar w:fldCharType="separate"/>
            </w:r>
            <w:r>
              <w:rPr>
                <w:color w:val="000000"/>
              </w:rPr>
              <w:tab/>
            </w:r>
            <w:r>
              <w:fldChar w:fldCharType="end"/>
              <w:t>9</w:t>
            </w:r>
          </w:ins>
        </w:p>
        <w:p w14:paraId="019B2C8B" w14:textId="77777777" w:rsidR="005F0200" w:rsidRDefault="00000000">
          <w:pPr>
            <w:spacing w:line="360" w:lineRule="auto"/>
            <w:rPr>
              <w:ins w:id="20" w:author="Qamar Nawaz" w:date="2019-01-02T17:18:00Z"/>
            </w:rPr>
          </w:pPr>
          <w:ins w:id="21" w:author="Qamar Nawaz" w:date="2019-01-02T17:18:00Z">
            <w:r>
              <w:br w:type="page"/>
            </w:r>
          </w:ins>
        </w:p>
        <w:p w14:paraId="39088685" w14:textId="77777777" w:rsidR="005F0200" w:rsidRDefault="00000000">
          <w:pPr>
            <w:pBdr>
              <w:top w:val="nil"/>
              <w:left w:val="nil"/>
              <w:bottom w:val="nil"/>
              <w:right w:val="nil"/>
              <w:between w:val="nil"/>
            </w:pBdr>
            <w:tabs>
              <w:tab w:val="left" w:pos="480"/>
              <w:tab w:val="right" w:leader="dot" w:pos="9350"/>
            </w:tabs>
            <w:spacing w:after="100"/>
            <w:rPr>
              <w:rFonts w:ascii="Calibri" w:eastAsia="Calibri" w:hAnsi="Calibri" w:cs="Calibri"/>
              <w:color w:val="000000"/>
            </w:rPr>
          </w:pPr>
          <w:r>
            <w:lastRenderedPageBreak/>
            <w:fldChar w:fldCharType="end"/>
          </w:r>
        </w:p>
      </w:sdtContent>
    </w:sdt>
    <w:p w14:paraId="171D74BC" w14:textId="77777777" w:rsidR="005F0200" w:rsidRDefault="00000000">
      <w:pPr>
        <w:pStyle w:val="Heading2"/>
        <w:spacing w:before="120" w:after="120" w:line="276" w:lineRule="auto"/>
        <w:rPr>
          <w:rFonts w:ascii="Times New Roman" w:eastAsia="Times New Roman" w:hAnsi="Times New Roman" w:cs="Times New Roman"/>
          <w:b/>
          <w:bCs/>
          <w:color w:val="000000"/>
          <w:sz w:val="28"/>
          <w:szCs w:val="28"/>
        </w:rPr>
      </w:pPr>
      <w:bookmarkStart w:id="22" w:name="_Toc219464424"/>
      <w:r>
        <w:rPr>
          <w:rFonts w:ascii="Times New Roman" w:eastAsia="Times New Roman" w:hAnsi="Times New Roman" w:cs="Times New Roman"/>
          <w:b/>
          <w:bCs/>
          <w:color w:val="000000"/>
          <w:sz w:val="28"/>
          <w:szCs w:val="28"/>
        </w:rPr>
        <w:t>INTRODUCTION</w:t>
      </w:r>
      <w:bookmarkEnd w:id="22"/>
    </w:p>
    <w:p w14:paraId="0A72EB9E" w14:textId="77777777" w:rsidR="004E3FCC" w:rsidRPr="004E3FCC" w:rsidRDefault="004E3FCC" w:rsidP="004E3FCC">
      <w:pPr>
        <w:rPr>
          <w:del w:id="23" w:author="Qamar Nawaz" w:date="2019-01-02T17:18:00Z"/>
        </w:rPr>
      </w:pPr>
    </w:p>
    <w:p w14:paraId="60141C1F" w14:textId="77777777" w:rsidR="005F0200" w:rsidRDefault="00000000">
      <w:pPr>
        <w:pStyle w:val="Heading2"/>
        <w:spacing w:before="120" w:after="120" w:line="276" w:lineRule="auto"/>
        <w:rPr>
          <w:b/>
          <w:bCs/>
        </w:rPr>
      </w:pPr>
      <w:bookmarkStart w:id="24" w:name="_Toc219464425"/>
      <w:r>
        <w:rPr>
          <w:rFonts w:ascii="Times New Roman" w:eastAsia="Times New Roman" w:hAnsi="Times New Roman" w:cs="Times New Roman"/>
          <w:b/>
          <w:bCs/>
          <w:color w:val="000000"/>
          <w:sz w:val="24"/>
          <w:szCs w:val="24"/>
        </w:rPr>
        <w:t xml:space="preserve">1.1 </w:t>
      </w:r>
      <w:del w:id="25" w:author="Qamar Nawaz" w:date="2019-01-02T17:08:00Z">
        <w:r>
          <w:rPr>
            <w:rFonts w:ascii="Times New Roman" w:eastAsia="Times New Roman" w:hAnsi="Times New Roman" w:cs="Times New Roman"/>
            <w:b/>
            <w:bCs/>
            <w:color w:val="000000"/>
            <w:sz w:val="24"/>
            <w:szCs w:val="24"/>
          </w:rPr>
          <w:delText xml:space="preserve">Project </w:delText>
        </w:r>
      </w:del>
      <w:r>
        <w:rPr>
          <w:rFonts w:ascii="Times New Roman" w:eastAsia="Times New Roman" w:hAnsi="Times New Roman" w:cs="Times New Roman"/>
          <w:b/>
          <w:bCs/>
          <w:color w:val="000000"/>
          <w:sz w:val="24"/>
          <w:szCs w:val="24"/>
        </w:rPr>
        <w:t>Background</w:t>
      </w:r>
      <w:bookmarkEnd w:id="24"/>
    </w:p>
    <w:p w14:paraId="7E87CA91" w14:textId="77777777" w:rsidR="005F0200" w:rsidRDefault="00000000">
      <w:pPr>
        <w:spacing w:before="240" w:after="240" w:line="276" w:lineRule="auto"/>
        <w:jc w:val="both"/>
      </w:pPr>
      <w:r>
        <w:t>With the rapid growth of digital content, students and professionals are required to process large volumes of documents such as books, research papers, and presentations. Manual reading and analysis of such documents is time-consuming and inefficient. The need for intelligent systems that can automatically understand and transform document content into interactive knowledge has become increasingly important.</w:t>
      </w:r>
    </w:p>
    <w:p w14:paraId="3A731FCD" w14:textId="77777777" w:rsidR="005F0200" w:rsidRDefault="005F0200">
      <w:pPr>
        <w:spacing w:line="276" w:lineRule="auto"/>
        <w:jc w:val="both"/>
        <w:rPr>
          <w:b/>
          <w:bCs/>
        </w:rPr>
      </w:pPr>
    </w:p>
    <w:p w14:paraId="6D97D084" w14:textId="77777777" w:rsidR="005F0200" w:rsidRDefault="00000000">
      <w:pPr>
        <w:pStyle w:val="Heading2"/>
        <w:numPr>
          <w:ilvl w:val="1"/>
          <w:numId w:val="4"/>
        </w:numPr>
        <w:spacing w:before="120" w:after="120" w:line="276" w:lineRule="auto"/>
        <w:ind w:left="450" w:hanging="450"/>
      </w:pPr>
      <w:del w:id="26" w:author="Qamar Nawaz" w:date="2019-01-02T17:09:00Z">
        <w:r>
          <w:rPr>
            <w:rFonts w:ascii="Times New Roman" w:eastAsia="Times New Roman" w:hAnsi="Times New Roman" w:cs="Times New Roman"/>
            <w:b/>
            <w:bCs/>
            <w:color w:val="000000"/>
            <w:sz w:val="24"/>
            <w:szCs w:val="24"/>
          </w:rPr>
          <w:delText xml:space="preserve">Project </w:delText>
        </w:r>
      </w:del>
      <w:bookmarkStart w:id="27" w:name="_Toc219464426"/>
      <w:r>
        <w:rPr>
          <w:rFonts w:ascii="Times New Roman" w:eastAsia="Times New Roman" w:hAnsi="Times New Roman" w:cs="Times New Roman"/>
          <w:b/>
          <w:bCs/>
          <w:color w:val="000000"/>
          <w:sz w:val="24"/>
          <w:szCs w:val="24"/>
        </w:rPr>
        <w:t>Description</w:t>
      </w:r>
      <w:bookmarkEnd w:id="27"/>
    </w:p>
    <w:p w14:paraId="74273802" w14:textId="77777777" w:rsidR="005F0200" w:rsidRDefault="00000000">
      <w:pPr>
        <w:spacing w:before="240" w:after="240" w:line="276" w:lineRule="auto"/>
        <w:jc w:val="both"/>
      </w:pPr>
      <w:r>
        <w:t>The AI-Powered Learning Support System is a sophisticated Django-based educational platform that leverages AI to help students and researchers interact with their learning materials. The system supports a wide range of document formats including PDF (with full text extraction and page tracking), Word documents (DOC/DOCX with automatic conversion to searchable PDF), PowerPoint presentations (PPTX with slide-by-slide extraction), Excel spreadsheets (XLSX), and plain text files (TXT). In addition to documents, the system supports YouTube learning by extracting transcripts directly from YouTube URLs, enabling users to chat with video content as if it were a document and generate study materials from lectures and tutorials. The AI assistant is powered by Groq Llama 3 (llama-3.3-70b-versatile) and provides context-aware chat with page and timestamp citations, smart text explanations, automatic flashcard generation, and both Multiple Choice and Short-Answer quiz generation. The platform is built on Django 6.0+ and uses PyMuPDF for high-performance PDF processing, LibreOffice (headless) for Office document conversion, and the youtube-transcript-api for reliable video caption fetching. Interactive study tools include an integrated PDF viewer, text highlighting for saving important sections, and full persistence of chat history and generated questions per document.</w:t>
      </w:r>
    </w:p>
    <w:p w14:paraId="1F9C9FD6" w14:textId="77777777" w:rsidR="005F0200" w:rsidRDefault="005F0200">
      <w:pPr>
        <w:spacing w:line="276" w:lineRule="auto"/>
        <w:jc w:val="both"/>
        <w:rPr>
          <w:b/>
          <w:bCs/>
        </w:rPr>
      </w:pPr>
    </w:p>
    <w:p w14:paraId="56AC9900" w14:textId="77777777" w:rsidR="005F0200" w:rsidRDefault="00000000">
      <w:pPr>
        <w:pStyle w:val="Heading2"/>
        <w:spacing w:before="120" w:after="120" w:line="276" w:lineRule="auto"/>
        <w:rPr>
          <w:b/>
          <w:bCs/>
        </w:rPr>
      </w:pPr>
      <w:bookmarkStart w:id="28" w:name="_Toc219464427"/>
      <w:r>
        <w:rPr>
          <w:rFonts w:ascii="Times New Roman" w:eastAsia="Times New Roman" w:hAnsi="Times New Roman" w:cs="Times New Roman"/>
          <w:b/>
          <w:bCs/>
          <w:color w:val="000000"/>
          <w:sz w:val="24"/>
          <w:szCs w:val="24"/>
        </w:rPr>
        <w:t xml:space="preserve">1.3 </w:t>
      </w:r>
      <w:del w:id="29" w:author="Qamar Nawaz" w:date="2019-01-02T17:09:00Z">
        <w:r>
          <w:rPr>
            <w:rFonts w:ascii="Times New Roman" w:eastAsia="Times New Roman" w:hAnsi="Times New Roman" w:cs="Times New Roman"/>
            <w:b/>
            <w:bCs/>
            <w:color w:val="000000"/>
            <w:sz w:val="24"/>
            <w:szCs w:val="24"/>
          </w:rPr>
          <w:delText xml:space="preserve">Project </w:delText>
        </w:r>
      </w:del>
      <w:r>
        <w:rPr>
          <w:rFonts w:ascii="Times New Roman" w:eastAsia="Times New Roman" w:hAnsi="Times New Roman" w:cs="Times New Roman"/>
          <w:b/>
          <w:bCs/>
          <w:color w:val="000000"/>
          <w:sz w:val="24"/>
          <w:szCs w:val="24"/>
        </w:rPr>
        <w:t>Scope</w:t>
      </w:r>
      <w:bookmarkEnd w:id="28"/>
    </w:p>
    <w:p w14:paraId="3676810C" w14:textId="77777777" w:rsidR="005F0200" w:rsidRDefault="00000000">
      <w:pPr>
        <w:spacing w:before="240" w:after="240" w:line="276" w:lineRule="auto"/>
        <w:jc w:val="both"/>
        <w:rPr>
          <w:b/>
          <w:bCs/>
        </w:rPr>
      </w:pPr>
      <w:r>
        <w:t>The scope of this project includes document upload, text extraction, semantic understanding, and interactive learning features. The system supports multiple document formats and provides AI-powered chat, summaries, and MCQ generation. It is intended for academic and professional use.</w:t>
      </w:r>
      <w:r>
        <w:rPr>
          <w:color w:val="000000"/>
        </w:rPr>
        <w:t xml:space="preserve"> </w:t>
      </w:r>
    </w:p>
    <w:p w14:paraId="7B418059"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30" w:name="_Toc219464428"/>
      <w:r>
        <w:rPr>
          <w:rFonts w:ascii="Times New Roman" w:eastAsia="Times New Roman" w:hAnsi="Times New Roman" w:cs="Times New Roman"/>
          <w:b/>
          <w:bCs/>
          <w:color w:val="000000"/>
          <w:sz w:val="24"/>
          <w:szCs w:val="24"/>
        </w:rPr>
        <w:t>1.4 Objectives</w:t>
      </w:r>
      <w:bookmarkEnd w:id="30"/>
    </w:p>
    <w:p w14:paraId="1AE5D21E" w14:textId="77777777" w:rsidR="005F0200" w:rsidRDefault="00000000">
      <w:pPr>
        <w:spacing w:line="276" w:lineRule="auto"/>
        <w:jc w:val="both"/>
      </w:pPr>
      <w:r>
        <w:t xml:space="preserve">Goals and objectives define what has to be done. A goal is simply a broad statement of what you want to do. The objectives are sub-goals, more detailed, that explain what must be done to achieve the goal. The project has one main goal and several specific objectives. </w:t>
      </w:r>
    </w:p>
    <w:p w14:paraId="7DBA7F11" w14:textId="77777777" w:rsidR="005F0200" w:rsidRDefault="00000000">
      <w:pPr>
        <w:numPr>
          <w:ilvl w:val="0"/>
          <w:numId w:val="3"/>
        </w:numPr>
        <w:pBdr>
          <w:top w:val="nil"/>
          <w:left w:val="nil"/>
          <w:bottom w:val="nil"/>
          <w:right w:val="nil"/>
          <w:between w:val="nil"/>
        </w:pBdr>
        <w:spacing w:before="280" w:line="276" w:lineRule="auto"/>
        <w:jc w:val="both"/>
        <w:rPr>
          <w:color w:val="000000"/>
        </w:rPr>
      </w:pPr>
      <w:r>
        <w:t>Extract and clean textual content from uploaded documents using appropriate document processing techniques.</w:t>
      </w:r>
    </w:p>
    <w:p w14:paraId="76A9BBE3" w14:textId="77777777" w:rsidR="005F0200" w:rsidRDefault="00000000">
      <w:pPr>
        <w:numPr>
          <w:ilvl w:val="0"/>
          <w:numId w:val="3"/>
        </w:numPr>
        <w:pBdr>
          <w:top w:val="nil"/>
          <w:left w:val="nil"/>
          <w:bottom w:val="nil"/>
          <w:right w:val="nil"/>
          <w:between w:val="nil"/>
        </w:pBdr>
        <w:spacing w:line="276" w:lineRule="auto"/>
        <w:jc w:val="both"/>
        <w:rPr>
          <w:color w:val="000000"/>
        </w:rPr>
      </w:pPr>
      <w:r>
        <w:t>Apply artificial intelligence and natural language processing techniques to analyze and understand the document content</w:t>
      </w:r>
      <w:r>
        <w:rPr>
          <w:color w:val="000000"/>
        </w:rPr>
        <w:t>.</w:t>
      </w:r>
    </w:p>
    <w:p w14:paraId="6899F876" w14:textId="77777777" w:rsidR="005F0200" w:rsidRDefault="00000000">
      <w:pPr>
        <w:numPr>
          <w:ilvl w:val="0"/>
          <w:numId w:val="3"/>
        </w:numPr>
        <w:pBdr>
          <w:top w:val="nil"/>
          <w:left w:val="nil"/>
          <w:bottom w:val="nil"/>
          <w:right w:val="nil"/>
          <w:between w:val="nil"/>
        </w:pBdr>
        <w:spacing w:line="276" w:lineRule="auto"/>
        <w:jc w:val="both"/>
        <w:rPr>
          <w:color w:val="000000"/>
        </w:rPr>
      </w:pPr>
      <w:r>
        <w:t>Develop an interactive chatbot that answers user questions based on the uploaded document.</w:t>
      </w:r>
    </w:p>
    <w:p w14:paraId="75DDB097" w14:textId="77777777" w:rsidR="005F0200" w:rsidRDefault="00000000">
      <w:pPr>
        <w:numPr>
          <w:ilvl w:val="0"/>
          <w:numId w:val="3"/>
        </w:numPr>
        <w:pBdr>
          <w:top w:val="nil"/>
          <w:left w:val="nil"/>
          <w:bottom w:val="nil"/>
          <w:right w:val="nil"/>
          <w:between w:val="nil"/>
        </w:pBdr>
        <w:spacing w:after="280" w:line="276" w:lineRule="auto"/>
        <w:jc w:val="both"/>
        <w:rPr>
          <w:color w:val="000000"/>
        </w:rPr>
      </w:pPr>
      <w:r>
        <w:t>Automatically generate summaries, quizzes, MCQs, and question–answer sets from the document content.</w:t>
      </w:r>
    </w:p>
    <w:p w14:paraId="54CC7602" w14:textId="77777777" w:rsidR="005F0200" w:rsidRDefault="00000000">
      <w:pPr>
        <w:pStyle w:val="Heading1"/>
        <w:numPr>
          <w:ilvl w:val="0"/>
          <w:numId w:val="4"/>
        </w:numPr>
        <w:spacing w:before="120" w:after="120" w:line="276" w:lineRule="auto"/>
        <w:ind w:left="360"/>
        <w:rPr>
          <w:rFonts w:ascii="Times New Roman" w:eastAsia="Times New Roman" w:hAnsi="Times New Roman" w:cs="Times New Roman"/>
          <w:b/>
          <w:bCs/>
          <w:color w:val="000000"/>
          <w:sz w:val="28"/>
          <w:szCs w:val="28"/>
        </w:rPr>
      </w:pPr>
      <w:del w:id="31" w:author="Qamar Nawaz" w:date="2019-01-02T17:09:00Z">
        <w:r>
          <w:rPr>
            <w:rFonts w:ascii="Times New Roman" w:eastAsia="Times New Roman" w:hAnsi="Times New Roman" w:cs="Times New Roman"/>
            <w:b/>
            <w:bCs/>
            <w:color w:val="000000"/>
            <w:sz w:val="28"/>
            <w:szCs w:val="28"/>
          </w:rPr>
          <w:lastRenderedPageBreak/>
          <w:delText xml:space="preserve">PROJECT </w:delText>
        </w:r>
      </w:del>
      <w:bookmarkStart w:id="32" w:name="_Toc219464429"/>
      <w:r>
        <w:rPr>
          <w:rFonts w:ascii="Times New Roman" w:eastAsia="Times New Roman" w:hAnsi="Times New Roman" w:cs="Times New Roman"/>
          <w:b/>
          <w:bCs/>
          <w:color w:val="000000"/>
          <w:sz w:val="28"/>
          <w:szCs w:val="28"/>
        </w:rPr>
        <w:t>REQUIREMENTS</w:t>
      </w:r>
      <w:bookmarkEnd w:id="32"/>
    </w:p>
    <w:p w14:paraId="42D80CF5"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33" w:name="_Toc219464430"/>
      <w:r>
        <w:rPr>
          <w:rFonts w:ascii="Times New Roman" w:eastAsia="Times New Roman" w:hAnsi="Times New Roman" w:cs="Times New Roman"/>
          <w:b/>
          <w:bCs/>
          <w:color w:val="000000"/>
          <w:sz w:val="24"/>
          <w:szCs w:val="24"/>
        </w:rPr>
        <w:t>2.1 Functional Requirements</w:t>
      </w:r>
      <w:bookmarkEnd w:id="33"/>
    </w:p>
    <w:p w14:paraId="7575F1DC" w14:textId="77777777" w:rsidR="005F0200" w:rsidRDefault="00000000">
      <w:pPr>
        <w:spacing w:line="276" w:lineRule="auto"/>
        <w:jc w:val="both"/>
      </w:pPr>
      <w:r>
        <w:t>Any requirement which precisely specifies what the system should do is called a functional requirement of the system. A functional requirement describes the behavior or function of the system when certain conditions are met</w:t>
      </w:r>
    </w:p>
    <w:p w14:paraId="48CC837A" w14:textId="77777777" w:rsidR="005F0200" w:rsidRDefault="00000000">
      <w:pPr>
        <w:pStyle w:val="Heading3"/>
        <w:spacing w:before="120" w:after="120" w:line="276" w:lineRule="auto"/>
        <w:rPr>
          <w:rFonts w:ascii="Times New Roman" w:eastAsia="Times New Roman" w:hAnsi="Times New Roman" w:cs="Times New Roman"/>
          <w:color w:val="000000"/>
        </w:rPr>
      </w:pPr>
      <w:bookmarkStart w:id="34" w:name="_Toc219464431"/>
      <w:r>
        <w:rPr>
          <w:rFonts w:ascii="Times New Roman" w:eastAsia="Times New Roman" w:hAnsi="Times New Roman" w:cs="Times New Roman"/>
          <w:color w:val="000000"/>
        </w:rPr>
        <w:t xml:space="preserve">FR01: </w:t>
      </w:r>
      <w:r>
        <w:rPr>
          <w:rFonts w:ascii="Times New Roman" w:eastAsia="Times New Roman" w:hAnsi="Times New Roman" w:cs="Times New Roman"/>
          <w:b w:val="0"/>
          <w:bCs w:val="0"/>
          <w:color w:val="000000"/>
        </w:rPr>
        <w:t>User Authentication and Login</w:t>
      </w:r>
      <w:bookmarkEnd w:id="34"/>
    </w:p>
    <w:tbl>
      <w:tblPr>
        <w:tblStyle w:val="a"/>
        <w:tblW w:w="8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89"/>
      </w:tblGrid>
      <w:tr w:rsidR="005F0200" w14:paraId="69445AA7" w14:textId="77777777">
        <w:trPr>
          <w:trHeight w:val="109"/>
        </w:trPr>
        <w:tc>
          <w:tcPr>
            <w:tcW w:w="1350" w:type="dxa"/>
            <w:vAlign w:val="center"/>
          </w:tcPr>
          <w:p w14:paraId="68DCB137" w14:textId="77777777" w:rsidR="005F0200" w:rsidRDefault="00000000">
            <w:pPr>
              <w:spacing w:line="276" w:lineRule="auto"/>
              <w:rPr>
                <w:color w:val="000000"/>
                <w:sz w:val="23"/>
                <w:szCs w:val="23"/>
              </w:rPr>
            </w:pPr>
            <w:r>
              <w:rPr>
                <w:color w:val="000000"/>
                <w:sz w:val="23"/>
                <w:szCs w:val="23"/>
              </w:rPr>
              <w:t>FR01-01</w:t>
            </w:r>
          </w:p>
        </w:tc>
        <w:tc>
          <w:tcPr>
            <w:tcW w:w="7289" w:type="dxa"/>
            <w:vAlign w:val="center"/>
          </w:tcPr>
          <w:p w14:paraId="75877946" w14:textId="77777777" w:rsidR="005F0200" w:rsidRDefault="00000000">
            <w:pPr>
              <w:spacing w:line="276" w:lineRule="auto"/>
              <w:rPr>
                <w:color w:val="000000"/>
                <w:sz w:val="23"/>
                <w:szCs w:val="23"/>
              </w:rPr>
            </w:pPr>
            <w:r>
              <w:rPr>
                <w:sz w:val="23"/>
                <w:szCs w:val="23"/>
              </w:rPr>
              <w:t>System shall provide a login interface to the user.</w:t>
            </w:r>
          </w:p>
        </w:tc>
      </w:tr>
      <w:tr w:rsidR="005F0200" w14:paraId="407A31EB" w14:textId="77777777">
        <w:trPr>
          <w:trHeight w:val="109"/>
        </w:trPr>
        <w:tc>
          <w:tcPr>
            <w:tcW w:w="1350" w:type="dxa"/>
            <w:vAlign w:val="center"/>
          </w:tcPr>
          <w:p w14:paraId="7E56ABFB" w14:textId="77777777" w:rsidR="005F0200" w:rsidRDefault="00000000">
            <w:pPr>
              <w:spacing w:line="276" w:lineRule="auto"/>
              <w:rPr>
                <w:color w:val="000000"/>
                <w:sz w:val="23"/>
                <w:szCs w:val="23"/>
              </w:rPr>
            </w:pPr>
            <w:r>
              <w:rPr>
                <w:color w:val="000000"/>
                <w:sz w:val="23"/>
                <w:szCs w:val="23"/>
              </w:rPr>
              <w:t>FR01-02</w:t>
            </w:r>
          </w:p>
        </w:tc>
        <w:tc>
          <w:tcPr>
            <w:tcW w:w="7289" w:type="dxa"/>
            <w:vAlign w:val="center"/>
          </w:tcPr>
          <w:p w14:paraId="5E10AAED" w14:textId="77777777" w:rsidR="005F0200" w:rsidRDefault="00000000">
            <w:pPr>
              <w:spacing w:line="276" w:lineRule="auto"/>
              <w:rPr>
                <w:color w:val="000000"/>
                <w:sz w:val="23"/>
                <w:szCs w:val="23"/>
              </w:rPr>
            </w:pPr>
            <w:r>
              <w:rPr>
                <w:sz w:val="23"/>
                <w:szCs w:val="23"/>
              </w:rPr>
              <w:t>System shall get username and password from the user.</w:t>
            </w:r>
          </w:p>
        </w:tc>
      </w:tr>
      <w:tr w:rsidR="005F0200" w14:paraId="2BDE8BF4" w14:textId="77777777">
        <w:trPr>
          <w:trHeight w:val="289"/>
        </w:trPr>
        <w:tc>
          <w:tcPr>
            <w:tcW w:w="1350" w:type="dxa"/>
            <w:vAlign w:val="center"/>
          </w:tcPr>
          <w:p w14:paraId="2AD9ECD3" w14:textId="77777777" w:rsidR="005F0200" w:rsidRDefault="00000000">
            <w:pPr>
              <w:spacing w:line="276" w:lineRule="auto"/>
              <w:rPr>
                <w:color w:val="000000"/>
                <w:sz w:val="23"/>
                <w:szCs w:val="23"/>
              </w:rPr>
            </w:pPr>
            <w:r>
              <w:rPr>
                <w:color w:val="000000"/>
                <w:sz w:val="23"/>
                <w:szCs w:val="23"/>
              </w:rPr>
              <w:t>FR01-03</w:t>
            </w:r>
          </w:p>
        </w:tc>
        <w:tc>
          <w:tcPr>
            <w:tcW w:w="7289" w:type="dxa"/>
            <w:vAlign w:val="center"/>
          </w:tcPr>
          <w:p w14:paraId="055F1613" w14:textId="77777777" w:rsidR="005F0200" w:rsidRDefault="00000000">
            <w:pPr>
              <w:spacing w:line="276" w:lineRule="auto"/>
              <w:rPr>
                <w:color w:val="000000"/>
                <w:sz w:val="23"/>
                <w:szCs w:val="23"/>
              </w:rPr>
            </w:pPr>
            <w:r>
              <w:rPr>
                <w:sz w:val="23"/>
                <w:szCs w:val="23"/>
              </w:rPr>
              <w:t>System shall validate the entered username and password.</w:t>
            </w:r>
          </w:p>
        </w:tc>
      </w:tr>
      <w:tr w:rsidR="005F0200" w14:paraId="6CD74BC0" w14:textId="77777777">
        <w:trPr>
          <w:trHeight w:val="184"/>
        </w:trPr>
        <w:tc>
          <w:tcPr>
            <w:tcW w:w="1350" w:type="dxa"/>
            <w:vAlign w:val="center"/>
          </w:tcPr>
          <w:p w14:paraId="13ABDA33" w14:textId="77777777" w:rsidR="005F0200" w:rsidRDefault="00000000">
            <w:pPr>
              <w:spacing w:line="276" w:lineRule="auto"/>
              <w:rPr>
                <w:color w:val="000000"/>
                <w:sz w:val="23"/>
                <w:szCs w:val="23"/>
              </w:rPr>
            </w:pPr>
            <w:r>
              <w:rPr>
                <w:color w:val="000000"/>
                <w:sz w:val="23"/>
                <w:szCs w:val="23"/>
              </w:rPr>
              <w:t>FR01-04</w:t>
            </w:r>
          </w:p>
        </w:tc>
        <w:tc>
          <w:tcPr>
            <w:tcW w:w="7289" w:type="dxa"/>
            <w:vAlign w:val="center"/>
          </w:tcPr>
          <w:p w14:paraId="42DE7FBD" w14:textId="77777777" w:rsidR="005F0200" w:rsidRDefault="00000000">
            <w:pPr>
              <w:spacing w:line="276" w:lineRule="auto"/>
              <w:rPr>
                <w:color w:val="000000"/>
                <w:sz w:val="23"/>
                <w:szCs w:val="23"/>
              </w:rPr>
            </w:pPr>
            <w:r>
              <w:rPr>
                <w:sz w:val="23"/>
                <w:szCs w:val="23"/>
              </w:rPr>
              <w:t>System shall allow the user to log in if credentials are valid.</w:t>
            </w:r>
          </w:p>
        </w:tc>
      </w:tr>
      <w:tr w:rsidR="005F0200" w14:paraId="0E161EF7" w14:textId="77777777">
        <w:trPr>
          <w:trHeight w:val="247"/>
        </w:trPr>
        <w:tc>
          <w:tcPr>
            <w:tcW w:w="1350" w:type="dxa"/>
            <w:vAlign w:val="center"/>
          </w:tcPr>
          <w:p w14:paraId="1A81F9A4" w14:textId="77777777" w:rsidR="005F0200" w:rsidRDefault="00000000">
            <w:pPr>
              <w:spacing w:line="276" w:lineRule="auto"/>
              <w:rPr>
                <w:color w:val="000000"/>
                <w:sz w:val="23"/>
                <w:szCs w:val="23"/>
              </w:rPr>
            </w:pPr>
            <w:r>
              <w:rPr>
                <w:sz w:val="23"/>
                <w:szCs w:val="23"/>
              </w:rPr>
              <w:t>FR01-05</w:t>
            </w:r>
          </w:p>
        </w:tc>
        <w:tc>
          <w:tcPr>
            <w:tcW w:w="7289" w:type="dxa"/>
            <w:vAlign w:val="center"/>
          </w:tcPr>
          <w:p w14:paraId="0752C9D8" w14:textId="77777777" w:rsidR="005F0200" w:rsidRDefault="00000000">
            <w:pPr>
              <w:spacing w:line="276" w:lineRule="auto"/>
              <w:rPr>
                <w:sz w:val="23"/>
                <w:szCs w:val="23"/>
              </w:rPr>
            </w:pPr>
            <w:r>
              <w:rPr>
                <w:sz w:val="23"/>
                <w:szCs w:val="23"/>
              </w:rPr>
              <w:t>System shall display an error message if login credentials are invalid.</w:t>
            </w:r>
          </w:p>
        </w:tc>
      </w:tr>
    </w:tbl>
    <w:p w14:paraId="01AEA5C1" w14:textId="77777777" w:rsidR="005F0200" w:rsidRDefault="00000000">
      <w:pPr>
        <w:pStyle w:val="Heading3"/>
        <w:spacing w:line="276" w:lineRule="auto"/>
        <w:rPr>
          <w:rFonts w:ascii="Times New Roman" w:eastAsia="Times New Roman" w:hAnsi="Times New Roman" w:cs="Times New Roman"/>
          <w:color w:val="000000"/>
        </w:rPr>
      </w:pPr>
      <w:bookmarkStart w:id="35" w:name="_Toc219464432"/>
      <w:r>
        <w:rPr>
          <w:rFonts w:ascii="Times New Roman" w:eastAsia="Times New Roman" w:hAnsi="Times New Roman" w:cs="Times New Roman"/>
          <w:color w:val="000000"/>
        </w:rPr>
        <w:t xml:space="preserve">FR02: </w:t>
      </w:r>
      <w:r>
        <w:rPr>
          <w:rFonts w:ascii="Times New Roman" w:eastAsia="Times New Roman" w:hAnsi="Times New Roman" w:cs="Times New Roman"/>
          <w:b w:val="0"/>
          <w:bCs w:val="0"/>
          <w:color w:val="000000"/>
        </w:rPr>
        <w:t>User Account Registration</w:t>
      </w:r>
      <w:bookmarkEnd w:id="35"/>
    </w:p>
    <w:tbl>
      <w:tblPr>
        <w:tblStyle w:val="a0"/>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501283C1" w14:textId="77777777">
        <w:trPr>
          <w:trHeight w:val="109"/>
        </w:trPr>
        <w:tc>
          <w:tcPr>
            <w:tcW w:w="1350" w:type="dxa"/>
            <w:vAlign w:val="center"/>
          </w:tcPr>
          <w:p w14:paraId="24197D2F" w14:textId="77777777" w:rsidR="005F0200" w:rsidRDefault="00000000">
            <w:pPr>
              <w:spacing w:line="276" w:lineRule="auto"/>
              <w:rPr>
                <w:color w:val="000000"/>
                <w:sz w:val="23"/>
                <w:szCs w:val="23"/>
              </w:rPr>
            </w:pPr>
            <w:r>
              <w:rPr>
                <w:color w:val="000000"/>
                <w:sz w:val="23"/>
                <w:szCs w:val="23"/>
              </w:rPr>
              <w:t>FR02-01</w:t>
            </w:r>
          </w:p>
        </w:tc>
        <w:tc>
          <w:tcPr>
            <w:tcW w:w="7200" w:type="dxa"/>
            <w:vAlign w:val="center"/>
          </w:tcPr>
          <w:p w14:paraId="00E44407" w14:textId="77777777" w:rsidR="005F0200" w:rsidRDefault="00000000">
            <w:pPr>
              <w:spacing w:line="276" w:lineRule="auto"/>
              <w:rPr>
                <w:color w:val="000000"/>
                <w:sz w:val="23"/>
                <w:szCs w:val="23"/>
              </w:rPr>
            </w:pPr>
            <w:r>
              <w:rPr>
                <w:sz w:val="23"/>
                <w:szCs w:val="23"/>
              </w:rPr>
              <w:t>System shall allow new users to create an account.</w:t>
            </w:r>
          </w:p>
        </w:tc>
      </w:tr>
      <w:tr w:rsidR="005F0200" w14:paraId="639DFE7D" w14:textId="77777777">
        <w:trPr>
          <w:trHeight w:val="89"/>
        </w:trPr>
        <w:tc>
          <w:tcPr>
            <w:tcW w:w="1350" w:type="dxa"/>
            <w:vAlign w:val="center"/>
          </w:tcPr>
          <w:p w14:paraId="71555A54" w14:textId="77777777" w:rsidR="005F0200" w:rsidRDefault="00000000">
            <w:pPr>
              <w:spacing w:line="276" w:lineRule="auto"/>
              <w:rPr>
                <w:color w:val="000000"/>
                <w:sz w:val="23"/>
                <w:szCs w:val="23"/>
              </w:rPr>
            </w:pPr>
            <w:r>
              <w:rPr>
                <w:color w:val="000000"/>
                <w:sz w:val="23"/>
                <w:szCs w:val="23"/>
              </w:rPr>
              <w:t>FR02-02</w:t>
            </w:r>
          </w:p>
        </w:tc>
        <w:tc>
          <w:tcPr>
            <w:tcW w:w="7200" w:type="dxa"/>
            <w:vAlign w:val="center"/>
          </w:tcPr>
          <w:p w14:paraId="72773E4D" w14:textId="77777777" w:rsidR="005F0200" w:rsidRDefault="00000000">
            <w:pPr>
              <w:spacing w:line="276" w:lineRule="auto"/>
              <w:rPr>
                <w:color w:val="000000"/>
                <w:sz w:val="23"/>
                <w:szCs w:val="23"/>
              </w:rPr>
            </w:pPr>
            <w:r>
              <w:rPr>
                <w:sz w:val="23"/>
                <w:szCs w:val="23"/>
              </w:rPr>
              <w:t>System shall collect required information such as name, email, and password</w:t>
            </w:r>
            <w:r>
              <w:rPr>
                <w:color w:val="000000"/>
                <w:sz w:val="23"/>
                <w:szCs w:val="23"/>
              </w:rPr>
              <w:t>.</w:t>
            </w:r>
          </w:p>
        </w:tc>
      </w:tr>
      <w:tr w:rsidR="005F0200" w14:paraId="19EA2E85" w14:textId="77777777">
        <w:trPr>
          <w:trHeight w:val="89"/>
        </w:trPr>
        <w:tc>
          <w:tcPr>
            <w:tcW w:w="1350" w:type="dxa"/>
            <w:vAlign w:val="center"/>
          </w:tcPr>
          <w:p w14:paraId="3F38FE9E" w14:textId="77777777" w:rsidR="005F0200" w:rsidRDefault="00000000">
            <w:pPr>
              <w:spacing w:line="276" w:lineRule="auto"/>
              <w:rPr>
                <w:color w:val="000000"/>
                <w:sz w:val="23"/>
                <w:szCs w:val="23"/>
              </w:rPr>
            </w:pPr>
            <w:r>
              <w:rPr>
                <w:sz w:val="23"/>
                <w:szCs w:val="23"/>
              </w:rPr>
              <w:t>FR02-03</w:t>
            </w:r>
          </w:p>
        </w:tc>
        <w:tc>
          <w:tcPr>
            <w:tcW w:w="7200" w:type="dxa"/>
            <w:vAlign w:val="center"/>
          </w:tcPr>
          <w:p w14:paraId="088CBAE2" w14:textId="77777777" w:rsidR="005F0200" w:rsidRDefault="00000000">
            <w:pPr>
              <w:spacing w:line="276" w:lineRule="auto"/>
              <w:rPr>
                <w:sz w:val="23"/>
                <w:szCs w:val="23"/>
              </w:rPr>
            </w:pPr>
            <w:r>
              <w:rPr>
                <w:sz w:val="23"/>
                <w:szCs w:val="23"/>
              </w:rPr>
              <w:t>System shall validate user input during registration.</w:t>
            </w:r>
          </w:p>
        </w:tc>
      </w:tr>
      <w:tr w:rsidR="005F0200" w14:paraId="680D4B18" w14:textId="77777777">
        <w:trPr>
          <w:trHeight w:val="89"/>
        </w:trPr>
        <w:tc>
          <w:tcPr>
            <w:tcW w:w="1350" w:type="dxa"/>
            <w:vAlign w:val="center"/>
          </w:tcPr>
          <w:p w14:paraId="4807638E" w14:textId="77777777" w:rsidR="005F0200" w:rsidRDefault="00000000">
            <w:pPr>
              <w:spacing w:line="276" w:lineRule="auto"/>
              <w:rPr>
                <w:color w:val="000000"/>
                <w:sz w:val="23"/>
                <w:szCs w:val="23"/>
              </w:rPr>
            </w:pPr>
            <w:r>
              <w:rPr>
                <w:sz w:val="23"/>
                <w:szCs w:val="23"/>
              </w:rPr>
              <w:t>FR02-04</w:t>
            </w:r>
          </w:p>
        </w:tc>
        <w:tc>
          <w:tcPr>
            <w:tcW w:w="7200" w:type="dxa"/>
            <w:vAlign w:val="center"/>
          </w:tcPr>
          <w:p w14:paraId="5E83241D" w14:textId="77777777" w:rsidR="005F0200" w:rsidRDefault="00000000">
            <w:pPr>
              <w:spacing w:line="276" w:lineRule="auto"/>
              <w:rPr>
                <w:sz w:val="23"/>
                <w:szCs w:val="23"/>
              </w:rPr>
            </w:pPr>
            <w:r>
              <w:rPr>
                <w:sz w:val="23"/>
                <w:szCs w:val="23"/>
              </w:rPr>
              <w:t>System shall store user account information securely.</w:t>
            </w:r>
          </w:p>
        </w:tc>
      </w:tr>
    </w:tbl>
    <w:p w14:paraId="6106BA66" w14:textId="77777777" w:rsidR="005F0200" w:rsidRDefault="005F0200">
      <w:pPr>
        <w:spacing w:line="276" w:lineRule="auto"/>
        <w:jc w:val="both"/>
        <w:rPr>
          <w:b/>
          <w:bCs/>
        </w:rPr>
      </w:pPr>
    </w:p>
    <w:p w14:paraId="5A29BD5C" w14:textId="77777777" w:rsidR="005F0200" w:rsidRDefault="00000000">
      <w:pPr>
        <w:pStyle w:val="Heading3"/>
        <w:spacing w:line="276" w:lineRule="auto"/>
        <w:rPr>
          <w:rFonts w:ascii="Times New Roman" w:eastAsia="Times New Roman" w:hAnsi="Times New Roman" w:cs="Times New Roman"/>
          <w:color w:val="000000"/>
        </w:rPr>
      </w:pPr>
      <w:bookmarkStart w:id="36" w:name="_Toc219464433"/>
      <w:r>
        <w:rPr>
          <w:rFonts w:ascii="Times New Roman" w:eastAsia="Times New Roman" w:hAnsi="Times New Roman" w:cs="Times New Roman"/>
          <w:color w:val="000000"/>
        </w:rPr>
        <w:t xml:space="preserve">FR03: </w:t>
      </w:r>
      <w:r>
        <w:rPr>
          <w:rFonts w:ascii="Times New Roman" w:eastAsia="Times New Roman" w:hAnsi="Times New Roman" w:cs="Times New Roman"/>
          <w:b w:val="0"/>
          <w:bCs w:val="0"/>
          <w:color w:val="000000"/>
        </w:rPr>
        <w:t>Document Upload</w:t>
      </w:r>
      <w:bookmarkEnd w:id="36"/>
    </w:p>
    <w:tbl>
      <w:tblPr>
        <w:tblStyle w:val="a1"/>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7BF12FB" w14:textId="77777777">
        <w:trPr>
          <w:trHeight w:val="109"/>
        </w:trPr>
        <w:tc>
          <w:tcPr>
            <w:tcW w:w="1350" w:type="dxa"/>
            <w:vAlign w:val="center"/>
          </w:tcPr>
          <w:p w14:paraId="0E525841" w14:textId="77777777" w:rsidR="005F0200" w:rsidRDefault="00000000">
            <w:pPr>
              <w:spacing w:line="276" w:lineRule="auto"/>
              <w:rPr>
                <w:sz w:val="23"/>
                <w:szCs w:val="23"/>
              </w:rPr>
            </w:pPr>
            <w:r>
              <w:rPr>
                <w:sz w:val="23"/>
                <w:szCs w:val="23"/>
              </w:rPr>
              <w:t>FR03-01</w:t>
            </w:r>
          </w:p>
        </w:tc>
        <w:tc>
          <w:tcPr>
            <w:tcW w:w="7200" w:type="dxa"/>
            <w:vAlign w:val="center"/>
          </w:tcPr>
          <w:p w14:paraId="08106353" w14:textId="77777777" w:rsidR="005F0200" w:rsidRDefault="00000000">
            <w:pPr>
              <w:spacing w:line="276" w:lineRule="auto"/>
              <w:rPr>
                <w:sz w:val="23"/>
                <w:szCs w:val="23"/>
              </w:rPr>
            </w:pPr>
            <w:r>
              <w:rPr>
                <w:sz w:val="23"/>
                <w:szCs w:val="23"/>
              </w:rPr>
              <w:t>System shall allow users to upload documents.</w:t>
            </w:r>
          </w:p>
        </w:tc>
      </w:tr>
      <w:tr w:rsidR="005F0200" w14:paraId="28019424" w14:textId="77777777">
        <w:trPr>
          <w:trHeight w:val="89"/>
        </w:trPr>
        <w:tc>
          <w:tcPr>
            <w:tcW w:w="1350" w:type="dxa"/>
            <w:vAlign w:val="center"/>
          </w:tcPr>
          <w:p w14:paraId="78483159" w14:textId="77777777" w:rsidR="005F0200" w:rsidRDefault="00000000">
            <w:pPr>
              <w:spacing w:line="276" w:lineRule="auto"/>
              <w:rPr>
                <w:sz w:val="23"/>
                <w:szCs w:val="23"/>
              </w:rPr>
            </w:pPr>
            <w:r>
              <w:rPr>
                <w:sz w:val="23"/>
                <w:szCs w:val="23"/>
              </w:rPr>
              <w:t>FR03-02</w:t>
            </w:r>
          </w:p>
        </w:tc>
        <w:tc>
          <w:tcPr>
            <w:tcW w:w="7200" w:type="dxa"/>
            <w:vAlign w:val="center"/>
          </w:tcPr>
          <w:p w14:paraId="049A2171" w14:textId="77777777" w:rsidR="005F0200" w:rsidRDefault="00000000">
            <w:pPr>
              <w:spacing w:line="276" w:lineRule="auto"/>
              <w:rPr>
                <w:sz w:val="23"/>
                <w:szCs w:val="23"/>
              </w:rPr>
            </w:pPr>
            <w:r>
              <w:rPr>
                <w:sz w:val="23"/>
                <w:szCs w:val="23"/>
              </w:rPr>
              <w:t>System shall support document formats including PDF, DOCX, and PPTX.</w:t>
            </w:r>
          </w:p>
        </w:tc>
      </w:tr>
      <w:tr w:rsidR="005F0200" w14:paraId="3DCC326B" w14:textId="77777777">
        <w:trPr>
          <w:trHeight w:val="89"/>
        </w:trPr>
        <w:tc>
          <w:tcPr>
            <w:tcW w:w="1350" w:type="dxa"/>
            <w:vAlign w:val="center"/>
          </w:tcPr>
          <w:p w14:paraId="5F9CE35F" w14:textId="77777777" w:rsidR="005F0200" w:rsidRDefault="00000000">
            <w:pPr>
              <w:spacing w:line="276" w:lineRule="auto"/>
              <w:rPr>
                <w:sz w:val="23"/>
                <w:szCs w:val="23"/>
              </w:rPr>
            </w:pPr>
            <w:r>
              <w:rPr>
                <w:sz w:val="23"/>
                <w:szCs w:val="23"/>
              </w:rPr>
              <w:t>FR03-03</w:t>
            </w:r>
          </w:p>
        </w:tc>
        <w:tc>
          <w:tcPr>
            <w:tcW w:w="7200" w:type="dxa"/>
            <w:vAlign w:val="center"/>
          </w:tcPr>
          <w:p w14:paraId="20CB997E" w14:textId="77777777" w:rsidR="005F0200" w:rsidRDefault="00000000">
            <w:pPr>
              <w:spacing w:line="276" w:lineRule="auto"/>
              <w:rPr>
                <w:sz w:val="23"/>
                <w:szCs w:val="23"/>
              </w:rPr>
            </w:pPr>
            <w:r>
              <w:rPr>
                <w:sz w:val="23"/>
                <w:szCs w:val="23"/>
              </w:rPr>
              <w:t>System shall validate document format before upload.</w:t>
            </w:r>
          </w:p>
        </w:tc>
      </w:tr>
      <w:tr w:rsidR="005F0200" w14:paraId="466A34F4" w14:textId="77777777">
        <w:trPr>
          <w:trHeight w:val="89"/>
        </w:trPr>
        <w:tc>
          <w:tcPr>
            <w:tcW w:w="1350" w:type="dxa"/>
            <w:vAlign w:val="center"/>
          </w:tcPr>
          <w:p w14:paraId="5DB6FCD3" w14:textId="77777777" w:rsidR="005F0200" w:rsidRDefault="00000000">
            <w:pPr>
              <w:spacing w:line="276" w:lineRule="auto"/>
              <w:rPr>
                <w:sz w:val="23"/>
                <w:szCs w:val="23"/>
              </w:rPr>
            </w:pPr>
            <w:r>
              <w:rPr>
                <w:sz w:val="23"/>
                <w:szCs w:val="23"/>
              </w:rPr>
              <w:t>FR03-04</w:t>
            </w:r>
          </w:p>
        </w:tc>
        <w:tc>
          <w:tcPr>
            <w:tcW w:w="7200" w:type="dxa"/>
            <w:vAlign w:val="center"/>
          </w:tcPr>
          <w:p w14:paraId="500E0F35" w14:textId="77777777" w:rsidR="005F0200" w:rsidRDefault="00000000">
            <w:pPr>
              <w:spacing w:line="276" w:lineRule="auto"/>
              <w:rPr>
                <w:sz w:val="23"/>
                <w:szCs w:val="23"/>
              </w:rPr>
            </w:pPr>
            <w:r>
              <w:rPr>
                <w:sz w:val="23"/>
                <w:szCs w:val="23"/>
              </w:rPr>
              <w:t>System shall store uploaded documents for processing.</w:t>
            </w:r>
          </w:p>
        </w:tc>
      </w:tr>
    </w:tbl>
    <w:p w14:paraId="737E402A" w14:textId="77777777" w:rsidR="005F0200" w:rsidRDefault="005F0200">
      <w:pPr>
        <w:pStyle w:val="Heading3"/>
        <w:spacing w:line="276" w:lineRule="auto"/>
      </w:pPr>
      <w:bookmarkStart w:id="37" w:name="_41alr04jbhfq" w:colFirst="0" w:colLast="0"/>
      <w:bookmarkEnd w:id="37"/>
    </w:p>
    <w:p w14:paraId="4D708F0E" w14:textId="77777777" w:rsidR="005F0200" w:rsidRDefault="00000000">
      <w:pPr>
        <w:pStyle w:val="Heading3"/>
        <w:spacing w:line="276" w:lineRule="auto"/>
        <w:rPr>
          <w:rFonts w:ascii="Times New Roman" w:eastAsia="Times New Roman" w:hAnsi="Times New Roman" w:cs="Times New Roman"/>
          <w:color w:val="000000"/>
        </w:rPr>
      </w:pPr>
      <w:bookmarkStart w:id="38" w:name="_Toc219464434"/>
      <w:r>
        <w:rPr>
          <w:rFonts w:ascii="Times New Roman" w:eastAsia="Times New Roman" w:hAnsi="Times New Roman" w:cs="Times New Roman"/>
          <w:color w:val="000000"/>
        </w:rPr>
        <w:t xml:space="preserve">FR04: </w:t>
      </w:r>
      <w:r>
        <w:rPr>
          <w:rFonts w:ascii="Times New Roman" w:eastAsia="Times New Roman" w:hAnsi="Times New Roman" w:cs="Times New Roman"/>
          <w:b w:val="0"/>
          <w:bCs w:val="0"/>
          <w:color w:val="000000"/>
        </w:rPr>
        <w:t>Text Extraction from Documents</w:t>
      </w:r>
      <w:bookmarkEnd w:id="38"/>
    </w:p>
    <w:tbl>
      <w:tblPr>
        <w:tblStyle w:val="a2"/>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D2B98AD" w14:textId="77777777">
        <w:trPr>
          <w:trHeight w:val="109"/>
        </w:trPr>
        <w:tc>
          <w:tcPr>
            <w:tcW w:w="1350" w:type="dxa"/>
            <w:vAlign w:val="center"/>
          </w:tcPr>
          <w:p w14:paraId="722CF967" w14:textId="77777777" w:rsidR="005F0200" w:rsidRDefault="00000000">
            <w:pPr>
              <w:spacing w:line="276" w:lineRule="auto"/>
              <w:rPr>
                <w:sz w:val="23"/>
                <w:szCs w:val="23"/>
              </w:rPr>
            </w:pPr>
            <w:r>
              <w:rPr>
                <w:sz w:val="23"/>
                <w:szCs w:val="23"/>
              </w:rPr>
              <w:t>FR04-01</w:t>
            </w:r>
          </w:p>
        </w:tc>
        <w:tc>
          <w:tcPr>
            <w:tcW w:w="7200" w:type="dxa"/>
            <w:vAlign w:val="center"/>
          </w:tcPr>
          <w:p w14:paraId="4268E525" w14:textId="77777777" w:rsidR="005F0200" w:rsidRDefault="00000000">
            <w:pPr>
              <w:spacing w:line="276" w:lineRule="auto"/>
              <w:rPr>
                <w:sz w:val="23"/>
                <w:szCs w:val="23"/>
              </w:rPr>
            </w:pPr>
            <w:r>
              <w:rPr>
                <w:sz w:val="23"/>
                <w:szCs w:val="23"/>
              </w:rPr>
              <w:t>System shall extract text from uploaded PDF documents.</w:t>
            </w:r>
          </w:p>
        </w:tc>
      </w:tr>
      <w:tr w:rsidR="005F0200" w14:paraId="0C517180" w14:textId="77777777">
        <w:trPr>
          <w:trHeight w:val="89"/>
        </w:trPr>
        <w:tc>
          <w:tcPr>
            <w:tcW w:w="1350" w:type="dxa"/>
            <w:vAlign w:val="center"/>
          </w:tcPr>
          <w:p w14:paraId="1C8D15B1" w14:textId="77777777" w:rsidR="005F0200" w:rsidRDefault="00000000">
            <w:pPr>
              <w:spacing w:line="276" w:lineRule="auto"/>
              <w:rPr>
                <w:sz w:val="23"/>
                <w:szCs w:val="23"/>
              </w:rPr>
            </w:pPr>
            <w:r>
              <w:rPr>
                <w:sz w:val="23"/>
                <w:szCs w:val="23"/>
              </w:rPr>
              <w:t>FR04-02</w:t>
            </w:r>
          </w:p>
        </w:tc>
        <w:tc>
          <w:tcPr>
            <w:tcW w:w="7200" w:type="dxa"/>
            <w:vAlign w:val="center"/>
          </w:tcPr>
          <w:p w14:paraId="6B85EFE7" w14:textId="77777777" w:rsidR="005F0200" w:rsidRDefault="00000000">
            <w:pPr>
              <w:spacing w:line="276" w:lineRule="auto"/>
              <w:rPr>
                <w:sz w:val="23"/>
                <w:szCs w:val="23"/>
              </w:rPr>
            </w:pPr>
            <w:r>
              <w:rPr>
                <w:sz w:val="23"/>
                <w:szCs w:val="23"/>
              </w:rPr>
              <w:t>System shall extract text from uploaded DOCX documents.</w:t>
            </w:r>
          </w:p>
        </w:tc>
      </w:tr>
      <w:tr w:rsidR="005F0200" w14:paraId="752F3A37" w14:textId="77777777">
        <w:trPr>
          <w:trHeight w:val="89"/>
        </w:trPr>
        <w:tc>
          <w:tcPr>
            <w:tcW w:w="1350" w:type="dxa"/>
            <w:vAlign w:val="center"/>
          </w:tcPr>
          <w:p w14:paraId="2B7BE34A" w14:textId="77777777" w:rsidR="005F0200" w:rsidRDefault="00000000">
            <w:pPr>
              <w:spacing w:line="276" w:lineRule="auto"/>
              <w:rPr>
                <w:sz w:val="23"/>
                <w:szCs w:val="23"/>
              </w:rPr>
            </w:pPr>
            <w:r>
              <w:rPr>
                <w:sz w:val="23"/>
                <w:szCs w:val="23"/>
              </w:rPr>
              <w:t>FR04-03</w:t>
            </w:r>
          </w:p>
        </w:tc>
        <w:tc>
          <w:tcPr>
            <w:tcW w:w="7200" w:type="dxa"/>
            <w:vAlign w:val="center"/>
          </w:tcPr>
          <w:p w14:paraId="4ACB52AB" w14:textId="77777777" w:rsidR="005F0200" w:rsidRDefault="00000000">
            <w:pPr>
              <w:spacing w:line="276" w:lineRule="auto"/>
              <w:rPr>
                <w:sz w:val="23"/>
                <w:szCs w:val="23"/>
              </w:rPr>
            </w:pPr>
            <w:r>
              <w:rPr>
                <w:sz w:val="23"/>
                <w:szCs w:val="23"/>
              </w:rPr>
              <w:t>System shall extract text from uploaded PPTX documents.</w:t>
            </w:r>
          </w:p>
        </w:tc>
      </w:tr>
      <w:tr w:rsidR="005F0200" w14:paraId="6C33050B" w14:textId="77777777">
        <w:trPr>
          <w:trHeight w:val="89"/>
        </w:trPr>
        <w:tc>
          <w:tcPr>
            <w:tcW w:w="1350" w:type="dxa"/>
            <w:vAlign w:val="center"/>
          </w:tcPr>
          <w:p w14:paraId="2FD956DA" w14:textId="77777777" w:rsidR="005F0200" w:rsidRDefault="00000000">
            <w:pPr>
              <w:spacing w:line="276" w:lineRule="auto"/>
              <w:rPr>
                <w:sz w:val="23"/>
                <w:szCs w:val="23"/>
              </w:rPr>
            </w:pPr>
            <w:r>
              <w:rPr>
                <w:sz w:val="23"/>
                <w:szCs w:val="23"/>
              </w:rPr>
              <w:t>FR04-04</w:t>
            </w:r>
          </w:p>
        </w:tc>
        <w:tc>
          <w:tcPr>
            <w:tcW w:w="7200" w:type="dxa"/>
            <w:vAlign w:val="center"/>
          </w:tcPr>
          <w:p w14:paraId="3FE5C13D" w14:textId="77777777" w:rsidR="005F0200" w:rsidRDefault="00000000">
            <w:pPr>
              <w:spacing w:line="276" w:lineRule="auto"/>
              <w:rPr>
                <w:sz w:val="23"/>
                <w:szCs w:val="23"/>
              </w:rPr>
            </w:pPr>
            <w:r>
              <w:rPr>
                <w:sz w:val="23"/>
                <w:szCs w:val="23"/>
              </w:rPr>
              <w:t>System shall clean and preprocess extracted text.</w:t>
            </w:r>
          </w:p>
        </w:tc>
      </w:tr>
    </w:tbl>
    <w:p w14:paraId="7C556690" w14:textId="77777777" w:rsidR="005F0200" w:rsidRDefault="005F0200">
      <w:pPr>
        <w:pStyle w:val="Heading3"/>
        <w:spacing w:line="276" w:lineRule="auto"/>
        <w:rPr>
          <w:rFonts w:ascii="Times New Roman" w:eastAsia="Times New Roman" w:hAnsi="Times New Roman" w:cs="Times New Roman"/>
          <w:color w:val="000000"/>
        </w:rPr>
      </w:pPr>
      <w:bookmarkStart w:id="39" w:name="_vbt35bii8yhz" w:colFirst="0" w:colLast="0"/>
      <w:bookmarkEnd w:id="39"/>
    </w:p>
    <w:p w14:paraId="734C8DFB" w14:textId="77777777" w:rsidR="005F0200" w:rsidRDefault="00000000">
      <w:pPr>
        <w:pStyle w:val="Heading3"/>
        <w:spacing w:line="276" w:lineRule="auto"/>
        <w:rPr>
          <w:rFonts w:ascii="Times New Roman" w:eastAsia="Times New Roman" w:hAnsi="Times New Roman" w:cs="Times New Roman"/>
          <w:color w:val="000000"/>
        </w:rPr>
      </w:pPr>
      <w:bookmarkStart w:id="40" w:name="_Toc219464435"/>
      <w:r>
        <w:rPr>
          <w:rFonts w:ascii="Times New Roman" w:eastAsia="Times New Roman" w:hAnsi="Times New Roman" w:cs="Times New Roman"/>
          <w:color w:val="000000"/>
        </w:rPr>
        <w:t xml:space="preserve">FR05: </w:t>
      </w:r>
      <w:r>
        <w:rPr>
          <w:rFonts w:ascii="Times New Roman" w:eastAsia="Times New Roman" w:hAnsi="Times New Roman" w:cs="Times New Roman"/>
          <w:b w:val="0"/>
          <w:bCs w:val="0"/>
          <w:color w:val="000000"/>
        </w:rPr>
        <w:t>Document Analysis</w:t>
      </w:r>
      <w:bookmarkEnd w:id="40"/>
    </w:p>
    <w:tbl>
      <w:tblPr>
        <w:tblStyle w:val="a3"/>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F0AFA61" w14:textId="77777777">
        <w:trPr>
          <w:trHeight w:val="109"/>
        </w:trPr>
        <w:tc>
          <w:tcPr>
            <w:tcW w:w="1350" w:type="dxa"/>
            <w:vAlign w:val="center"/>
          </w:tcPr>
          <w:p w14:paraId="5AEFD722" w14:textId="77777777" w:rsidR="005F0200" w:rsidRDefault="00000000">
            <w:pPr>
              <w:spacing w:line="276" w:lineRule="auto"/>
              <w:rPr>
                <w:sz w:val="23"/>
                <w:szCs w:val="23"/>
              </w:rPr>
            </w:pPr>
            <w:r>
              <w:rPr>
                <w:sz w:val="23"/>
                <w:szCs w:val="23"/>
              </w:rPr>
              <w:t>FR05-01</w:t>
            </w:r>
          </w:p>
        </w:tc>
        <w:tc>
          <w:tcPr>
            <w:tcW w:w="7200" w:type="dxa"/>
            <w:vAlign w:val="center"/>
          </w:tcPr>
          <w:p w14:paraId="3E1D246B" w14:textId="77777777" w:rsidR="005F0200" w:rsidRDefault="00000000">
            <w:pPr>
              <w:spacing w:line="276" w:lineRule="auto"/>
              <w:rPr>
                <w:sz w:val="23"/>
                <w:szCs w:val="23"/>
              </w:rPr>
            </w:pPr>
            <w:r>
              <w:rPr>
                <w:sz w:val="23"/>
                <w:szCs w:val="23"/>
              </w:rPr>
              <w:t>System shall analyze extracted text using AI and NLP techniques.</w:t>
            </w:r>
          </w:p>
        </w:tc>
      </w:tr>
      <w:tr w:rsidR="005F0200" w14:paraId="63C276F6" w14:textId="77777777">
        <w:trPr>
          <w:trHeight w:val="89"/>
        </w:trPr>
        <w:tc>
          <w:tcPr>
            <w:tcW w:w="1350" w:type="dxa"/>
            <w:vAlign w:val="center"/>
          </w:tcPr>
          <w:p w14:paraId="63344F73" w14:textId="77777777" w:rsidR="005F0200" w:rsidRDefault="00000000">
            <w:pPr>
              <w:spacing w:line="276" w:lineRule="auto"/>
              <w:rPr>
                <w:sz w:val="23"/>
                <w:szCs w:val="23"/>
              </w:rPr>
            </w:pPr>
            <w:r>
              <w:rPr>
                <w:sz w:val="23"/>
                <w:szCs w:val="23"/>
              </w:rPr>
              <w:t>FR05-02</w:t>
            </w:r>
          </w:p>
        </w:tc>
        <w:tc>
          <w:tcPr>
            <w:tcW w:w="7200" w:type="dxa"/>
            <w:vAlign w:val="center"/>
          </w:tcPr>
          <w:p w14:paraId="68D8E47D" w14:textId="77777777" w:rsidR="005F0200" w:rsidRDefault="00000000">
            <w:pPr>
              <w:spacing w:line="276" w:lineRule="auto"/>
              <w:rPr>
                <w:sz w:val="23"/>
                <w:szCs w:val="23"/>
              </w:rPr>
            </w:pPr>
            <w:r>
              <w:rPr>
                <w:sz w:val="23"/>
                <w:szCs w:val="23"/>
              </w:rPr>
              <w:t>System shall identify key topics from the document.</w:t>
            </w:r>
          </w:p>
        </w:tc>
      </w:tr>
      <w:tr w:rsidR="005F0200" w14:paraId="46809EF5" w14:textId="77777777">
        <w:trPr>
          <w:trHeight w:val="89"/>
        </w:trPr>
        <w:tc>
          <w:tcPr>
            <w:tcW w:w="1350" w:type="dxa"/>
            <w:vAlign w:val="center"/>
          </w:tcPr>
          <w:p w14:paraId="365A9642" w14:textId="77777777" w:rsidR="005F0200" w:rsidRDefault="00000000">
            <w:pPr>
              <w:spacing w:line="276" w:lineRule="auto"/>
              <w:rPr>
                <w:sz w:val="23"/>
                <w:szCs w:val="23"/>
              </w:rPr>
            </w:pPr>
            <w:r>
              <w:rPr>
                <w:sz w:val="23"/>
                <w:szCs w:val="23"/>
              </w:rPr>
              <w:t>FR05-03</w:t>
            </w:r>
          </w:p>
        </w:tc>
        <w:tc>
          <w:tcPr>
            <w:tcW w:w="7200" w:type="dxa"/>
            <w:vAlign w:val="center"/>
          </w:tcPr>
          <w:p w14:paraId="4C43221D" w14:textId="77777777" w:rsidR="005F0200" w:rsidRDefault="00000000">
            <w:pPr>
              <w:spacing w:line="276" w:lineRule="auto"/>
              <w:rPr>
                <w:sz w:val="23"/>
                <w:szCs w:val="23"/>
              </w:rPr>
            </w:pPr>
            <w:r>
              <w:rPr>
                <w:sz w:val="23"/>
                <w:szCs w:val="23"/>
              </w:rPr>
              <w:t>System shall divide document content into logical sections.</w:t>
            </w:r>
          </w:p>
        </w:tc>
      </w:tr>
    </w:tbl>
    <w:p w14:paraId="4F5EF079" w14:textId="77777777" w:rsidR="005F0200" w:rsidRDefault="005F0200">
      <w:pPr>
        <w:pStyle w:val="Heading3"/>
        <w:spacing w:line="276" w:lineRule="auto"/>
        <w:rPr>
          <w:rFonts w:ascii="Times New Roman" w:eastAsia="Times New Roman" w:hAnsi="Times New Roman" w:cs="Times New Roman"/>
          <w:color w:val="000000"/>
        </w:rPr>
      </w:pPr>
      <w:bookmarkStart w:id="41" w:name="_kggcjafmqryx" w:colFirst="0" w:colLast="0"/>
      <w:bookmarkEnd w:id="41"/>
    </w:p>
    <w:p w14:paraId="083C3923" w14:textId="77777777" w:rsidR="005F0200" w:rsidRDefault="00000000">
      <w:pPr>
        <w:pStyle w:val="Heading3"/>
        <w:spacing w:line="276" w:lineRule="auto"/>
        <w:rPr>
          <w:rFonts w:ascii="Times New Roman" w:eastAsia="Times New Roman" w:hAnsi="Times New Roman" w:cs="Times New Roman"/>
          <w:color w:val="000000"/>
        </w:rPr>
      </w:pPr>
      <w:bookmarkStart w:id="42" w:name="_Toc219464436"/>
      <w:r>
        <w:rPr>
          <w:rFonts w:ascii="Times New Roman" w:eastAsia="Times New Roman" w:hAnsi="Times New Roman" w:cs="Times New Roman"/>
          <w:color w:val="000000"/>
        </w:rPr>
        <w:t xml:space="preserve">FR06: </w:t>
      </w:r>
      <w:r>
        <w:rPr>
          <w:rFonts w:ascii="Times New Roman" w:eastAsia="Times New Roman" w:hAnsi="Times New Roman" w:cs="Times New Roman"/>
          <w:b w:val="0"/>
          <w:bCs w:val="0"/>
          <w:color w:val="000000"/>
        </w:rPr>
        <w:t>Document Summarization</w:t>
      </w:r>
      <w:bookmarkEnd w:id="42"/>
    </w:p>
    <w:tbl>
      <w:tblPr>
        <w:tblStyle w:val="a4"/>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75C53AAD" w14:textId="77777777">
        <w:trPr>
          <w:trHeight w:val="109"/>
        </w:trPr>
        <w:tc>
          <w:tcPr>
            <w:tcW w:w="1350" w:type="dxa"/>
            <w:vAlign w:val="center"/>
          </w:tcPr>
          <w:p w14:paraId="0968ABC4" w14:textId="77777777" w:rsidR="005F0200" w:rsidRDefault="00000000">
            <w:pPr>
              <w:spacing w:line="276" w:lineRule="auto"/>
              <w:rPr>
                <w:sz w:val="23"/>
                <w:szCs w:val="23"/>
              </w:rPr>
            </w:pPr>
            <w:r>
              <w:rPr>
                <w:sz w:val="23"/>
                <w:szCs w:val="23"/>
              </w:rPr>
              <w:t>FR06-01</w:t>
            </w:r>
          </w:p>
        </w:tc>
        <w:tc>
          <w:tcPr>
            <w:tcW w:w="7200" w:type="dxa"/>
            <w:vAlign w:val="center"/>
          </w:tcPr>
          <w:p w14:paraId="0F922C96" w14:textId="77777777" w:rsidR="005F0200" w:rsidRDefault="00000000">
            <w:pPr>
              <w:spacing w:line="276" w:lineRule="auto"/>
              <w:rPr>
                <w:sz w:val="23"/>
                <w:szCs w:val="23"/>
              </w:rPr>
            </w:pPr>
            <w:r>
              <w:rPr>
                <w:sz w:val="23"/>
                <w:szCs w:val="23"/>
              </w:rPr>
              <w:t>System shall generate a summary of the document content.</w:t>
            </w:r>
          </w:p>
        </w:tc>
      </w:tr>
      <w:tr w:rsidR="005F0200" w14:paraId="42B58A88" w14:textId="77777777">
        <w:trPr>
          <w:trHeight w:val="89"/>
        </w:trPr>
        <w:tc>
          <w:tcPr>
            <w:tcW w:w="1350" w:type="dxa"/>
            <w:vAlign w:val="center"/>
          </w:tcPr>
          <w:p w14:paraId="2A68E3ED" w14:textId="77777777" w:rsidR="005F0200" w:rsidRDefault="00000000">
            <w:pPr>
              <w:spacing w:line="276" w:lineRule="auto"/>
              <w:rPr>
                <w:sz w:val="23"/>
                <w:szCs w:val="23"/>
              </w:rPr>
            </w:pPr>
            <w:r>
              <w:rPr>
                <w:sz w:val="23"/>
                <w:szCs w:val="23"/>
              </w:rPr>
              <w:t>FR06-02</w:t>
            </w:r>
          </w:p>
        </w:tc>
        <w:tc>
          <w:tcPr>
            <w:tcW w:w="7200" w:type="dxa"/>
            <w:vAlign w:val="center"/>
          </w:tcPr>
          <w:p w14:paraId="14FCD64A" w14:textId="77777777" w:rsidR="005F0200" w:rsidRDefault="00000000">
            <w:pPr>
              <w:spacing w:line="276" w:lineRule="auto"/>
              <w:rPr>
                <w:sz w:val="23"/>
                <w:szCs w:val="23"/>
              </w:rPr>
            </w:pPr>
            <w:r>
              <w:rPr>
                <w:sz w:val="23"/>
                <w:szCs w:val="23"/>
              </w:rPr>
              <w:t>System shall present the summary in readable form to the user.</w:t>
            </w:r>
          </w:p>
        </w:tc>
      </w:tr>
    </w:tbl>
    <w:p w14:paraId="49905F58" w14:textId="77777777" w:rsidR="005F0200" w:rsidRDefault="005F0200">
      <w:pPr>
        <w:pStyle w:val="Heading3"/>
        <w:spacing w:line="276" w:lineRule="auto"/>
        <w:rPr>
          <w:rFonts w:ascii="Times New Roman" w:eastAsia="Times New Roman" w:hAnsi="Times New Roman" w:cs="Times New Roman"/>
          <w:color w:val="000000"/>
        </w:rPr>
      </w:pPr>
      <w:bookmarkStart w:id="43" w:name="_fi5cgeuqupt" w:colFirst="0" w:colLast="0"/>
      <w:bookmarkEnd w:id="43"/>
    </w:p>
    <w:p w14:paraId="42A687F0" w14:textId="77777777" w:rsidR="005F0200" w:rsidRDefault="00000000">
      <w:pPr>
        <w:pStyle w:val="Heading3"/>
        <w:spacing w:line="276" w:lineRule="auto"/>
        <w:rPr>
          <w:rFonts w:ascii="Times New Roman" w:eastAsia="Times New Roman" w:hAnsi="Times New Roman" w:cs="Times New Roman"/>
          <w:color w:val="000000"/>
        </w:rPr>
      </w:pPr>
      <w:bookmarkStart w:id="44" w:name="_Toc219464437"/>
      <w:r>
        <w:rPr>
          <w:rFonts w:ascii="Times New Roman" w:eastAsia="Times New Roman" w:hAnsi="Times New Roman" w:cs="Times New Roman"/>
          <w:color w:val="000000"/>
        </w:rPr>
        <w:t xml:space="preserve">FR07: </w:t>
      </w:r>
      <w:r>
        <w:rPr>
          <w:rFonts w:ascii="Times New Roman" w:eastAsia="Times New Roman" w:hAnsi="Times New Roman" w:cs="Times New Roman"/>
          <w:b w:val="0"/>
          <w:bCs w:val="0"/>
          <w:color w:val="000000"/>
        </w:rPr>
        <w:t>Interactive Chatbot</w:t>
      </w:r>
      <w:bookmarkEnd w:id="44"/>
    </w:p>
    <w:tbl>
      <w:tblPr>
        <w:tblStyle w:val="a5"/>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2DAC5677" w14:textId="77777777">
        <w:trPr>
          <w:trHeight w:val="109"/>
        </w:trPr>
        <w:tc>
          <w:tcPr>
            <w:tcW w:w="1350" w:type="dxa"/>
            <w:vAlign w:val="center"/>
          </w:tcPr>
          <w:p w14:paraId="09B9DB48" w14:textId="77777777" w:rsidR="005F0200" w:rsidRDefault="00000000">
            <w:pPr>
              <w:spacing w:line="276" w:lineRule="auto"/>
              <w:rPr>
                <w:sz w:val="23"/>
                <w:szCs w:val="23"/>
              </w:rPr>
            </w:pPr>
            <w:r>
              <w:rPr>
                <w:sz w:val="23"/>
                <w:szCs w:val="23"/>
              </w:rPr>
              <w:t>FR07-01</w:t>
            </w:r>
          </w:p>
        </w:tc>
        <w:tc>
          <w:tcPr>
            <w:tcW w:w="7200" w:type="dxa"/>
            <w:vAlign w:val="center"/>
          </w:tcPr>
          <w:p w14:paraId="3A1E0B82" w14:textId="77777777" w:rsidR="005F0200" w:rsidRDefault="00000000">
            <w:pPr>
              <w:spacing w:line="276" w:lineRule="auto"/>
              <w:rPr>
                <w:sz w:val="23"/>
                <w:szCs w:val="23"/>
              </w:rPr>
            </w:pPr>
            <w:r>
              <w:rPr>
                <w:sz w:val="23"/>
                <w:szCs w:val="23"/>
              </w:rPr>
              <w:t>System shall provide a chatbot interface to the user.</w:t>
            </w:r>
          </w:p>
        </w:tc>
      </w:tr>
      <w:tr w:rsidR="005F0200" w14:paraId="5BC52E6B" w14:textId="77777777">
        <w:trPr>
          <w:trHeight w:val="89"/>
        </w:trPr>
        <w:tc>
          <w:tcPr>
            <w:tcW w:w="1350" w:type="dxa"/>
            <w:vAlign w:val="center"/>
          </w:tcPr>
          <w:p w14:paraId="477DDDB6" w14:textId="77777777" w:rsidR="005F0200" w:rsidRDefault="00000000">
            <w:pPr>
              <w:spacing w:line="276" w:lineRule="auto"/>
              <w:rPr>
                <w:sz w:val="23"/>
                <w:szCs w:val="23"/>
              </w:rPr>
            </w:pPr>
            <w:r>
              <w:rPr>
                <w:sz w:val="23"/>
                <w:szCs w:val="23"/>
              </w:rPr>
              <w:t>FR07-02</w:t>
            </w:r>
          </w:p>
        </w:tc>
        <w:tc>
          <w:tcPr>
            <w:tcW w:w="7200" w:type="dxa"/>
            <w:vAlign w:val="center"/>
          </w:tcPr>
          <w:p w14:paraId="42AF57B9" w14:textId="77777777" w:rsidR="005F0200" w:rsidRDefault="00000000">
            <w:pPr>
              <w:spacing w:line="276" w:lineRule="auto"/>
              <w:rPr>
                <w:sz w:val="23"/>
                <w:szCs w:val="23"/>
              </w:rPr>
            </w:pPr>
            <w:r>
              <w:rPr>
                <w:sz w:val="23"/>
                <w:szCs w:val="23"/>
              </w:rPr>
              <w:t>System shall accept user questions related to the uploaded document.</w:t>
            </w:r>
          </w:p>
        </w:tc>
      </w:tr>
      <w:tr w:rsidR="005F0200" w14:paraId="416212D9" w14:textId="77777777">
        <w:trPr>
          <w:trHeight w:val="89"/>
        </w:trPr>
        <w:tc>
          <w:tcPr>
            <w:tcW w:w="1350" w:type="dxa"/>
            <w:vAlign w:val="center"/>
          </w:tcPr>
          <w:p w14:paraId="3692B363" w14:textId="77777777" w:rsidR="005F0200" w:rsidRDefault="00000000">
            <w:pPr>
              <w:spacing w:line="276" w:lineRule="auto"/>
              <w:rPr>
                <w:sz w:val="23"/>
                <w:szCs w:val="23"/>
              </w:rPr>
            </w:pPr>
            <w:r>
              <w:rPr>
                <w:sz w:val="23"/>
                <w:szCs w:val="23"/>
              </w:rPr>
              <w:t>FR07-03</w:t>
            </w:r>
          </w:p>
        </w:tc>
        <w:tc>
          <w:tcPr>
            <w:tcW w:w="7200" w:type="dxa"/>
            <w:vAlign w:val="center"/>
          </w:tcPr>
          <w:p w14:paraId="34F8A1C0" w14:textId="77777777" w:rsidR="005F0200" w:rsidRDefault="00000000">
            <w:pPr>
              <w:spacing w:line="276" w:lineRule="auto"/>
              <w:rPr>
                <w:sz w:val="23"/>
                <w:szCs w:val="23"/>
              </w:rPr>
            </w:pPr>
            <w:r>
              <w:rPr>
                <w:sz w:val="23"/>
                <w:szCs w:val="23"/>
              </w:rPr>
              <w:t>System shall generate answers based on document content.</w:t>
            </w:r>
          </w:p>
        </w:tc>
      </w:tr>
      <w:tr w:rsidR="005F0200" w14:paraId="3B220831" w14:textId="77777777">
        <w:trPr>
          <w:trHeight w:val="89"/>
        </w:trPr>
        <w:tc>
          <w:tcPr>
            <w:tcW w:w="1350" w:type="dxa"/>
            <w:vAlign w:val="center"/>
          </w:tcPr>
          <w:p w14:paraId="6A79EF56" w14:textId="77777777" w:rsidR="005F0200" w:rsidRDefault="00000000">
            <w:pPr>
              <w:spacing w:line="276" w:lineRule="auto"/>
              <w:rPr>
                <w:sz w:val="23"/>
                <w:szCs w:val="23"/>
              </w:rPr>
            </w:pPr>
            <w:r>
              <w:rPr>
                <w:sz w:val="23"/>
                <w:szCs w:val="23"/>
              </w:rPr>
              <w:t>FR07-04</w:t>
            </w:r>
          </w:p>
        </w:tc>
        <w:tc>
          <w:tcPr>
            <w:tcW w:w="7200" w:type="dxa"/>
            <w:vAlign w:val="center"/>
          </w:tcPr>
          <w:p w14:paraId="62DFB4A5" w14:textId="77777777" w:rsidR="005F0200" w:rsidRDefault="00000000">
            <w:pPr>
              <w:spacing w:line="276" w:lineRule="auto"/>
              <w:rPr>
                <w:sz w:val="23"/>
                <w:szCs w:val="23"/>
              </w:rPr>
            </w:pPr>
            <w:r>
              <w:rPr>
                <w:sz w:val="23"/>
                <w:szCs w:val="23"/>
              </w:rPr>
              <w:t>System shall display responses in real time.</w:t>
            </w:r>
          </w:p>
        </w:tc>
      </w:tr>
    </w:tbl>
    <w:p w14:paraId="23A10902" w14:textId="77777777" w:rsidR="005F0200" w:rsidRDefault="005F0200">
      <w:pPr>
        <w:pStyle w:val="Heading3"/>
        <w:spacing w:line="276" w:lineRule="auto"/>
        <w:rPr>
          <w:rFonts w:ascii="Times New Roman" w:eastAsia="Times New Roman" w:hAnsi="Times New Roman" w:cs="Times New Roman"/>
          <w:color w:val="000000"/>
        </w:rPr>
      </w:pPr>
      <w:bookmarkStart w:id="45" w:name="_hlfmgefjc782" w:colFirst="0" w:colLast="0"/>
      <w:bookmarkEnd w:id="45"/>
    </w:p>
    <w:p w14:paraId="73E356F5" w14:textId="77777777" w:rsidR="005F0200" w:rsidRDefault="00000000">
      <w:pPr>
        <w:pStyle w:val="Heading3"/>
        <w:spacing w:line="276" w:lineRule="auto"/>
        <w:rPr>
          <w:rFonts w:ascii="Times New Roman" w:eastAsia="Times New Roman" w:hAnsi="Times New Roman" w:cs="Times New Roman"/>
          <w:color w:val="000000"/>
        </w:rPr>
      </w:pPr>
      <w:bookmarkStart w:id="46" w:name="_Toc219464438"/>
      <w:r>
        <w:rPr>
          <w:rFonts w:ascii="Times New Roman" w:eastAsia="Times New Roman" w:hAnsi="Times New Roman" w:cs="Times New Roman"/>
          <w:color w:val="000000"/>
        </w:rPr>
        <w:t xml:space="preserve">FR08: </w:t>
      </w:r>
      <w:r>
        <w:rPr>
          <w:rFonts w:ascii="Times New Roman" w:eastAsia="Times New Roman" w:hAnsi="Times New Roman" w:cs="Times New Roman"/>
          <w:b w:val="0"/>
          <w:bCs w:val="0"/>
          <w:color w:val="000000"/>
        </w:rPr>
        <w:t>MCQ and Quiz Generation</w:t>
      </w:r>
      <w:bookmarkEnd w:id="46"/>
    </w:p>
    <w:tbl>
      <w:tblPr>
        <w:tblStyle w:val="a6"/>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2F33559E" w14:textId="77777777">
        <w:trPr>
          <w:trHeight w:val="109"/>
        </w:trPr>
        <w:tc>
          <w:tcPr>
            <w:tcW w:w="1350" w:type="dxa"/>
            <w:vAlign w:val="center"/>
          </w:tcPr>
          <w:p w14:paraId="738BEEE9" w14:textId="77777777" w:rsidR="005F0200" w:rsidRDefault="00000000">
            <w:pPr>
              <w:spacing w:line="276" w:lineRule="auto"/>
              <w:rPr>
                <w:sz w:val="23"/>
                <w:szCs w:val="23"/>
              </w:rPr>
            </w:pPr>
            <w:r>
              <w:rPr>
                <w:sz w:val="23"/>
                <w:szCs w:val="23"/>
              </w:rPr>
              <w:t>FR08-01</w:t>
            </w:r>
          </w:p>
        </w:tc>
        <w:tc>
          <w:tcPr>
            <w:tcW w:w="7200" w:type="dxa"/>
            <w:vAlign w:val="center"/>
          </w:tcPr>
          <w:p w14:paraId="5A594EDD" w14:textId="77777777" w:rsidR="005F0200" w:rsidRDefault="00000000">
            <w:pPr>
              <w:spacing w:line="276" w:lineRule="auto"/>
              <w:rPr>
                <w:sz w:val="23"/>
                <w:szCs w:val="23"/>
              </w:rPr>
            </w:pPr>
            <w:r>
              <w:rPr>
                <w:sz w:val="23"/>
                <w:szCs w:val="23"/>
              </w:rPr>
              <w:t>System shall provide a user-friendly interface.</w:t>
            </w:r>
          </w:p>
        </w:tc>
      </w:tr>
      <w:tr w:rsidR="005F0200" w14:paraId="05661681" w14:textId="77777777">
        <w:trPr>
          <w:trHeight w:val="89"/>
        </w:trPr>
        <w:tc>
          <w:tcPr>
            <w:tcW w:w="1350" w:type="dxa"/>
            <w:vAlign w:val="center"/>
          </w:tcPr>
          <w:p w14:paraId="5F68665D" w14:textId="77777777" w:rsidR="005F0200" w:rsidRDefault="00000000">
            <w:pPr>
              <w:spacing w:line="276" w:lineRule="auto"/>
              <w:rPr>
                <w:sz w:val="23"/>
                <w:szCs w:val="23"/>
              </w:rPr>
            </w:pPr>
            <w:r>
              <w:rPr>
                <w:sz w:val="23"/>
                <w:szCs w:val="23"/>
              </w:rPr>
              <w:t>FR08-02</w:t>
            </w:r>
          </w:p>
        </w:tc>
        <w:tc>
          <w:tcPr>
            <w:tcW w:w="7200" w:type="dxa"/>
            <w:vAlign w:val="center"/>
          </w:tcPr>
          <w:p w14:paraId="432BE111" w14:textId="77777777" w:rsidR="005F0200" w:rsidRDefault="00000000">
            <w:pPr>
              <w:spacing w:line="276" w:lineRule="auto"/>
              <w:rPr>
                <w:sz w:val="23"/>
                <w:szCs w:val="23"/>
              </w:rPr>
            </w:pPr>
            <w:r>
              <w:rPr>
                <w:sz w:val="23"/>
                <w:szCs w:val="23"/>
              </w:rPr>
              <w:t>System shall allow users to navigate between document, chatbot, and quiz modules.</w:t>
            </w:r>
          </w:p>
        </w:tc>
      </w:tr>
      <w:tr w:rsidR="005F0200" w14:paraId="220AB8D2" w14:textId="77777777">
        <w:trPr>
          <w:trHeight w:val="89"/>
        </w:trPr>
        <w:tc>
          <w:tcPr>
            <w:tcW w:w="1350" w:type="dxa"/>
            <w:vAlign w:val="center"/>
          </w:tcPr>
          <w:p w14:paraId="387A17B9" w14:textId="77777777" w:rsidR="005F0200" w:rsidRDefault="00000000">
            <w:pPr>
              <w:spacing w:line="276" w:lineRule="auto"/>
              <w:rPr>
                <w:sz w:val="23"/>
                <w:szCs w:val="23"/>
              </w:rPr>
            </w:pPr>
            <w:r>
              <w:rPr>
                <w:sz w:val="23"/>
                <w:szCs w:val="23"/>
              </w:rPr>
              <w:t>FR-03</w:t>
            </w:r>
          </w:p>
        </w:tc>
        <w:tc>
          <w:tcPr>
            <w:tcW w:w="7200" w:type="dxa"/>
            <w:vAlign w:val="center"/>
          </w:tcPr>
          <w:p w14:paraId="3EECEB46" w14:textId="77777777" w:rsidR="005F0200" w:rsidRDefault="00000000">
            <w:pPr>
              <w:spacing w:line="276" w:lineRule="auto"/>
              <w:rPr>
                <w:sz w:val="23"/>
                <w:szCs w:val="23"/>
              </w:rPr>
            </w:pPr>
            <w:r>
              <w:rPr>
                <w:sz w:val="23"/>
                <w:szCs w:val="23"/>
              </w:rPr>
              <w:t>System shall display system messages and notifications clearly.</w:t>
            </w:r>
          </w:p>
        </w:tc>
      </w:tr>
    </w:tbl>
    <w:p w14:paraId="10610258" w14:textId="77777777" w:rsidR="005F0200" w:rsidRDefault="005F0200">
      <w:pPr>
        <w:pStyle w:val="Heading3"/>
        <w:spacing w:line="276" w:lineRule="auto"/>
      </w:pPr>
      <w:bookmarkStart w:id="47" w:name="_7v4nfqv9idyl" w:colFirst="0" w:colLast="0"/>
      <w:bookmarkEnd w:id="47"/>
    </w:p>
    <w:p w14:paraId="74A3AA54" w14:textId="77777777" w:rsidR="005F0200" w:rsidRDefault="00000000">
      <w:pPr>
        <w:pStyle w:val="Heading3"/>
        <w:spacing w:line="276" w:lineRule="auto"/>
        <w:rPr>
          <w:rFonts w:ascii="Times New Roman" w:eastAsia="Times New Roman" w:hAnsi="Times New Roman" w:cs="Times New Roman"/>
          <w:color w:val="000000"/>
        </w:rPr>
      </w:pPr>
      <w:bookmarkStart w:id="48" w:name="_Toc219464439"/>
      <w:r>
        <w:rPr>
          <w:rFonts w:ascii="Times New Roman" w:eastAsia="Times New Roman" w:hAnsi="Times New Roman" w:cs="Times New Roman"/>
          <w:color w:val="000000"/>
        </w:rPr>
        <w:t xml:space="preserve">FR09: </w:t>
      </w:r>
      <w:r>
        <w:rPr>
          <w:rFonts w:ascii="Times New Roman" w:eastAsia="Times New Roman" w:hAnsi="Times New Roman" w:cs="Times New Roman"/>
          <w:b w:val="0"/>
          <w:bCs w:val="0"/>
          <w:color w:val="000000"/>
        </w:rPr>
        <w:t>Question and Answer Generation</w:t>
      </w:r>
      <w:bookmarkEnd w:id="48"/>
    </w:p>
    <w:tbl>
      <w:tblPr>
        <w:tblStyle w:val="a7"/>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4A20172" w14:textId="77777777">
        <w:trPr>
          <w:trHeight w:val="109"/>
        </w:trPr>
        <w:tc>
          <w:tcPr>
            <w:tcW w:w="1350" w:type="dxa"/>
            <w:vAlign w:val="center"/>
          </w:tcPr>
          <w:p w14:paraId="45CA59D8" w14:textId="77777777" w:rsidR="005F0200" w:rsidRDefault="00000000">
            <w:pPr>
              <w:spacing w:line="276" w:lineRule="auto"/>
              <w:rPr>
                <w:sz w:val="23"/>
                <w:szCs w:val="23"/>
              </w:rPr>
            </w:pPr>
            <w:r>
              <w:rPr>
                <w:sz w:val="23"/>
                <w:szCs w:val="23"/>
              </w:rPr>
              <w:t>FR09-01</w:t>
            </w:r>
          </w:p>
        </w:tc>
        <w:tc>
          <w:tcPr>
            <w:tcW w:w="7200" w:type="dxa"/>
            <w:vAlign w:val="center"/>
          </w:tcPr>
          <w:p w14:paraId="7EE57AB9" w14:textId="77777777" w:rsidR="005F0200" w:rsidRDefault="00000000">
            <w:pPr>
              <w:spacing w:line="276" w:lineRule="auto"/>
              <w:rPr>
                <w:sz w:val="23"/>
                <w:szCs w:val="23"/>
              </w:rPr>
            </w:pPr>
            <w:r>
              <w:rPr>
                <w:sz w:val="23"/>
                <w:szCs w:val="23"/>
              </w:rPr>
              <w:t>System shall generate short questions from document topics.</w:t>
            </w:r>
          </w:p>
        </w:tc>
      </w:tr>
      <w:tr w:rsidR="005F0200" w14:paraId="3FB3A577" w14:textId="77777777">
        <w:trPr>
          <w:trHeight w:val="89"/>
        </w:trPr>
        <w:tc>
          <w:tcPr>
            <w:tcW w:w="1350" w:type="dxa"/>
            <w:vAlign w:val="center"/>
          </w:tcPr>
          <w:p w14:paraId="161E3E2B" w14:textId="77777777" w:rsidR="005F0200" w:rsidRDefault="00000000">
            <w:pPr>
              <w:spacing w:line="276" w:lineRule="auto"/>
              <w:rPr>
                <w:sz w:val="23"/>
                <w:szCs w:val="23"/>
              </w:rPr>
            </w:pPr>
            <w:r>
              <w:rPr>
                <w:sz w:val="23"/>
                <w:szCs w:val="23"/>
              </w:rPr>
              <w:t>FR09-02</w:t>
            </w:r>
          </w:p>
        </w:tc>
        <w:tc>
          <w:tcPr>
            <w:tcW w:w="7200" w:type="dxa"/>
            <w:vAlign w:val="center"/>
          </w:tcPr>
          <w:p w14:paraId="2143C39A" w14:textId="77777777" w:rsidR="005F0200" w:rsidRDefault="00000000">
            <w:pPr>
              <w:spacing w:line="276" w:lineRule="auto"/>
              <w:rPr>
                <w:sz w:val="23"/>
                <w:szCs w:val="23"/>
              </w:rPr>
            </w:pPr>
            <w:r>
              <w:rPr>
                <w:sz w:val="23"/>
                <w:szCs w:val="23"/>
              </w:rPr>
              <w:t>System shall generate answers corresponding to the questions.</w:t>
            </w:r>
          </w:p>
        </w:tc>
      </w:tr>
    </w:tbl>
    <w:p w14:paraId="69DF9ABF" w14:textId="77777777" w:rsidR="005F0200" w:rsidRDefault="005F0200">
      <w:pPr>
        <w:pStyle w:val="Heading3"/>
        <w:spacing w:line="276" w:lineRule="auto"/>
        <w:rPr>
          <w:rFonts w:ascii="Times New Roman" w:eastAsia="Times New Roman" w:hAnsi="Times New Roman" w:cs="Times New Roman"/>
          <w:color w:val="000000"/>
        </w:rPr>
      </w:pPr>
      <w:bookmarkStart w:id="49" w:name="_xgs1ep6n4vx8" w:colFirst="0" w:colLast="0"/>
      <w:bookmarkEnd w:id="49"/>
    </w:p>
    <w:p w14:paraId="42408D65" w14:textId="77777777" w:rsidR="005F0200" w:rsidRDefault="00000000">
      <w:pPr>
        <w:pStyle w:val="Heading3"/>
        <w:spacing w:line="276" w:lineRule="auto"/>
        <w:rPr>
          <w:rFonts w:ascii="Times New Roman" w:eastAsia="Times New Roman" w:hAnsi="Times New Roman" w:cs="Times New Roman"/>
          <w:color w:val="000000"/>
        </w:rPr>
      </w:pPr>
      <w:bookmarkStart w:id="50" w:name="_Toc219464440"/>
      <w:r>
        <w:rPr>
          <w:rFonts w:ascii="Times New Roman" w:eastAsia="Times New Roman" w:hAnsi="Times New Roman" w:cs="Times New Roman"/>
          <w:color w:val="000000"/>
        </w:rPr>
        <w:t xml:space="preserve">FR10: </w:t>
      </w:r>
      <w:r>
        <w:rPr>
          <w:rFonts w:ascii="Times New Roman" w:eastAsia="Times New Roman" w:hAnsi="Times New Roman" w:cs="Times New Roman"/>
          <w:b w:val="0"/>
          <w:bCs w:val="0"/>
          <w:color w:val="000000"/>
        </w:rPr>
        <w:t>User Interaction and Navigation</w:t>
      </w:r>
      <w:bookmarkEnd w:id="50"/>
    </w:p>
    <w:tbl>
      <w:tblPr>
        <w:tblStyle w:val="a8"/>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6DF18031" w14:textId="77777777">
        <w:trPr>
          <w:trHeight w:val="109"/>
        </w:trPr>
        <w:tc>
          <w:tcPr>
            <w:tcW w:w="1350" w:type="dxa"/>
            <w:vAlign w:val="center"/>
          </w:tcPr>
          <w:p w14:paraId="417D26C5" w14:textId="77777777" w:rsidR="005F0200" w:rsidRDefault="00000000">
            <w:pPr>
              <w:spacing w:line="276" w:lineRule="auto"/>
              <w:rPr>
                <w:sz w:val="23"/>
                <w:szCs w:val="23"/>
              </w:rPr>
            </w:pPr>
            <w:r>
              <w:rPr>
                <w:sz w:val="23"/>
                <w:szCs w:val="23"/>
              </w:rPr>
              <w:t>FR10-01</w:t>
            </w:r>
          </w:p>
        </w:tc>
        <w:tc>
          <w:tcPr>
            <w:tcW w:w="7200" w:type="dxa"/>
            <w:vAlign w:val="center"/>
          </w:tcPr>
          <w:p w14:paraId="79452D8D" w14:textId="77777777" w:rsidR="005F0200" w:rsidRDefault="00000000">
            <w:pPr>
              <w:spacing w:line="276" w:lineRule="auto"/>
              <w:rPr>
                <w:sz w:val="23"/>
                <w:szCs w:val="23"/>
              </w:rPr>
            </w:pPr>
            <w:r>
              <w:rPr>
                <w:sz w:val="23"/>
                <w:szCs w:val="23"/>
              </w:rPr>
              <w:t>System shall provide a user-friendly interface.</w:t>
            </w:r>
          </w:p>
        </w:tc>
      </w:tr>
      <w:tr w:rsidR="005F0200" w14:paraId="2557C737" w14:textId="77777777">
        <w:trPr>
          <w:trHeight w:val="89"/>
        </w:trPr>
        <w:tc>
          <w:tcPr>
            <w:tcW w:w="1350" w:type="dxa"/>
            <w:vAlign w:val="center"/>
          </w:tcPr>
          <w:p w14:paraId="64CFCF4F" w14:textId="77777777" w:rsidR="005F0200" w:rsidRDefault="00000000">
            <w:pPr>
              <w:spacing w:line="276" w:lineRule="auto"/>
              <w:rPr>
                <w:sz w:val="23"/>
                <w:szCs w:val="23"/>
              </w:rPr>
            </w:pPr>
            <w:r>
              <w:rPr>
                <w:sz w:val="23"/>
                <w:szCs w:val="23"/>
              </w:rPr>
              <w:t>FR10-02</w:t>
            </w:r>
          </w:p>
        </w:tc>
        <w:tc>
          <w:tcPr>
            <w:tcW w:w="7200" w:type="dxa"/>
            <w:vAlign w:val="center"/>
          </w:tcPr>
          <w:p w14:paraId="1350FF1D" w14:textId="77777777" w:rsidR="005F0200" w:rsidRDefault="00000000">
            <w:pPr>
              <w:spacing w:line="276" w:lineRule="auto"/>
              <w:rPr>
                <w:sz w:val="23"/>
                <w:szCs w:val="23"/>
              </w:rPr>
            </w:pPr>
            <w:r>
              <w:rPr>
                <w:sz w:val="23"/>
                <w:szCs w:val="23"/>
              </w:rPr>
              <w:t>System shall allow users to navigate between document, chatbot, and quiz modules.</w:t>
            </w:r>
          </w:p>
        </w:tc>
      </w:tr>
      <w:tr w:rsidR="005F0200" w14:paraId="1E603028" w14:textId="77777777">
        <w:trPr>
          <w:trHeight w:val="89"/>
        </w:trPr>
        <w:tc>
          <w:tcPr>
            <w:tcW w:w="1350" w:type="dxa"/>
            <w:vAlign w:val="center"/>
          </w:tcPr>
          <w:p w14:paraId="33824DFE" w14:textId="77777777" w:rsidR="005F0200" w:rsidRDefault="00000000">
            <w:pPr>
              <w:spacing w:line="276" w:lineRule="auto"/>
              <w:rPr>
                <w:sz w:val="23"/>
                <w:szCs w:val="23"/>
              </w:rPr>
            </w:pPr>
            <w:r>
              <w:rPr>
                <w:sz w:val="23"/>
                <w:szCs w:val="23"/>
              </w:rPr>
              <w:t>FR10-03</w:t>
            </w:r>
          </w:p>
        </w:tc>
        <w:tc>
          <w:tcPr>
            <w:tcW w:w="7200" w:type="dxa"/>
            <w:vAlign w:val="center"/>
          </w:tcPr>
          <w:p w14:paraId="28F6C7EA" w14:textId="77777777" w:rsidR="005F0200" w:rsidRDefault="00000000">
            <w:pPr>
              <w:spacing w:line="276" w:lineRule="auto"/>
              <w:rPr>
                <w:sz w:val="23"/>
                <w:szCs w:val="23"/>
              </w:rPr>
            </w:pPr>
            <w:r>
              <w:rPr>
                <w:sz w:val="23"/>
                <w:szCs w:val="23"/>
              </w:rPr>
              <w:t>System shall display system messages and notifications clearly.</w:t>
            </w:r>
          </w:p>
        </w:tc>
      </w:tr>
    </w:tbl>
    <w:p w14:paraId="6B242155" w14:textId="77777777" w:rsidR="005F0200" w:rsidRDefault="005F0200">
      <w:pPr>
        <w:pStyle w:val="Heading3"/>
        <w:spacing w:line="276" w:lineRule="auto"/>
        <w:rPr>
          <w:rFonts w:ascii="Times New Roman" w:eastAsia="Times New Roman" w:hAnsi="Times New Roman" w:cs="Times New Roman"/>
          <w:color w:val="000000"/>
        </w:rPr>
      </w:pPr>
      <w:bookmarkStart w:id="51" w:name="_51kxkr4pjdbb" w:colFirst="0" w:colLast="0"/>
      <w:bookmarkEnd w:id="51"/>
    </w:p>
    <w:p w14:paraId="641F998F" w14:textId="77777777" w:rsidR="005F0200" w:rsidRDefault="00000000">
      <w:pPr>
        <w:pStyle w:val="Heading3"/>
        <w:spacing w:line="276" w:lineRule="auto"/>
        <w:rPr>
          <w:rFonts w:ascii="Times New Roman" w:eastAsia="Times New Roman" w:hAnsi="Times New Roman" w:cs="Times New Roman"/>
          <w:color w:val="000000"/>
        </w:rPr>
      </w:pPr>
      <w:bookmarkStart w:id="52" w:name="_Toc219464441"/>
      <w:r>
        <w:rPr>
          <w:rFonts w:ascii="Times New Roman" w:eastAsia="Times New Roman" w:hAnsi="Times New Roman" w:cs="Times New Roman"/>
          <w:color w:val="000000"/>
        </w:rPr>
        <w:t xml:space="preserve">FR11: </w:t>
      </w:r>
      <w:r>
        <w:rPr>
          <w:rFonts w:ascii="Times New Roman" w:eastAsia="Times New Roman" w:hAnsi="Times New Roman" w:cs="Times New Roman"/>
          <w:b w:val="0"/>
          <w:bCs w:val="0"/>
          <w:color w:val="000000"/>
        </w:rPr>
        <w:t>Logout Functionality</w:t>
      </w:r>
      <w:bookmarkEnd w:id="52"/>
    </w:p>
    <w:tbl>
      <w:tblPr>
        <w:tblStyle w:val="a9"/>
        <w:tblW w:w="85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7200"/>
      </w:tblGrid>
      <w:tr w:rsidR="005F0200" w14:paraId="4661B7E6" w14:textId="77777777">
        <w:trPr>
          <w:trHeight w:val="109"/>
        </w:trPr>
        <w:tc>
          <w:tcPr>
            <w:tcW w:w="1350" w:type="dxa"/>
            <w:vAlign w:val="center"/>
          </w:tcPr>
          <w:p w14:paraId="2B530181" w14:textId="77777777" w:rsidR="005F0200" w:rsidRDefault="00000000">
            <w:pPr>
              <w:spacing w:line="276" w:lineRule="auto"/>
              <w:rPr>
                <w:sz w:val="23"/>
                <w:szCs w:val="23"/>
              </w:rPr>
            </w:pPr>
            <w:r>
              <w:rPr>
                <w:sz w:val="23"/>
                <w:szCs w:val="23"/>
              </w:rPr>
              <w:t>FR11-01</w:t>
            </w:r>
          </w:p>
        </w:tc>
        <w:tc>
          <w:tcPr>
            <w:tcW w:w="7200" w:type="dxa"/>
            <w:vAlign w:val="center"/>
          </w:tcPr>
          <w:p w14:paraId="2A6D83B0" w14:textId="77777777" w:rsidR="005F0200" w:rsidRDefault="00000000">
            <w:pPr>
              <w:spacing w:line="276" w:lineRule="auto"/>
              <w:rPr>
                <w:sz w:val="23"/>
                <w:szCs w:val="23"/>
              </w:rPr>
            </w:pPr>
            <w:r>
              <w:rPr>
                <w:sz w:val="23"/>
                <w:szCs w:val="23"/>
              </w:rPr>
              <w:t>System shall allow users to log out from the system.</w:t>
            </w:r>
          </w:p>
        </w:tc>
      </w:tr>
      <w:tr w:rsidR="005F0200" w14:paraId="423EC42B" w14:textId="77777777">
        <w:trPr>
          <w:trHeight w:val="89"/>
        </w:trPr>
        <w:tc>
          <w:tcPr>
            <w:tcW w:w="1350" w:type="dxa"/>
            <w:vAlign w:val="center"/>
          </w:tcPr>
          <w:p w14:paraId="2DD8DEE7" w14:textId="77777777" w:rsidR="005F0200" w:rsidRDefault="00000000">
            <w:pPr>
              <w:spacing w:line="276" w:lineRule="auto"/>
              <w:rPr>
                <w:sz w:val="23"/>
                <w:szCs w:val="23"/>
              </w:rPr>
            </w:pPr>
            <w:r>
              <w:rPr>
                <w:sz w:val="23"/>
                <w:szCs w:val="23"/>
              </w:rPr>
              <w:t>FR11-02</w:t>
            </w:r>
          </w:p>
        </w:tc>
        <w:tc>
          <w:tcPr>
            <w:tcW w:w="7200" w:type="dxa"/>
            <w:vAlign w:val="center"/>
          </w:tcPr>
          <w:p w14:paraId="73EC106B" w14:textId="77777777" w:rsidR="005F0200" w:rsidRDefault="00000000">
            <w:pPr>
              <w:spacing w:line="276" w:lineRule="auto"/>
              <w:rPr>
                <w:sz w:val="23"/>
                <w:szCs w:val="23"/>
              </w:rPr>
            </w:pPr>
            <w:r>
              <w:rPr>
                <w:sz w:val="23"/>
                <w:szCs w:val="23"/>
              </w:rPr>
              <w:t>System shall terminate user session after logout.</w:t>
            </w:r>
          </w:p>
        </w:tc>
      </w:tr>
    </w:tbl>
    <w:p w14:paraId="7CF883A7" w14:textId="77777777" w:rsidR="005F0200" w:rsidRDefault="005F0200">
      <w:pPr>
        <w:spacing w:line="276" w:lineRule="auto"/>
        <w:jc w:val="both"/>
        <w:rPr>
          <w:b/>
          <w:bCs/>
        </w:rPr>
      </w:pPr>
    </w:p>
    <w:p w14:paraId="64DF9C4B" w14:textId="77777777" w:rsidR="005F0200" w:rsidRDefault="005F0200">
      <w:pPr>
        <w:pStyle w:val="Heading2"/>
        <w:spacing w:before="120" w:after="120" w:line="276" w:lineRule="auto"/>
        <w:rPr>
          <w:rFonts w:ascii="Times New Roman" w:eastAsia="Times New Roman" w:hAnsi="Times New Roman" w:cs="Times New Roman"/>
          <w:b/>
          <w:bCs/>
          <w:color w:val="000000"/>
          <w:sz w:val="24"/>
          <w:szCs w:val="24"/>
        </w:rPr>
      </w:pPr>
      <w:bookmarkStart w:id="53" w:name="_1unpbjetxwm" w:colFirst="0" w:colLast="0"/>
      <w:bookmarkEnd w:id="53"/>
    </w:p>
    <w:p w14:paraId="717BE88C" w14:textId="77777777" w:rsidR="005F0200" w:rsidRDefault="005F0200">
      <w:pPr>
        <w:pStyle w:val="Heading2"/>
        <w:spacing w:before="120" w:after="120" w:line="276" w:lineRule="auto"/>
        <w:rPr>
          <w:rFonts w:ascii="Times New Roman" w:eastAsia="Times New Roman" w:hAnsi="Times New Roman" w:cs="Times New Roman"/>
          <w:b/>
          <w:bCs/>
          <w:color w:val="000000"/>
          <w:sz w:val="24"/>
          <w:szCs w:val="24"/>
        </w:rPr>
      </w:pPr>
      <w:bookmarkStart w:id="54" w:name="_faghegjthcg1" w:colFirst="0" w:colLast="0"/>
      <w:bookmarkEnd w:id="54"/>
    </w:p>
    <w:p w14:paraId="39953400"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bookmarkStart w:id="55" w:name="_Toc219464442"/>
      <w:r>
        <w:rPr>
          <w:rFonts w:ascii="Times New Roman" w:eastAsia="Times New Roman" w:hAnsi="Times New Roman" w:cs="Times New Roman"/>
          <w:b/>
          <w:bCs/>
          <w:color w:val="000000"/>
          <w:sz w:val="24"/>
          <w:szCs w:val="24"/>
        </w:rPr>
        <w:t>2.2 Non- Functional Requirements</w:t>
      </w:r>
      <w:bookmarkEnd w:id="55"/>
    </w:p>
    <w:p w14:paraId="2BF8C8A1" w14:textId="77777777" w:rsidR="005F0200" w:rsidRDefault="00000000">
      <w:pPr>
        <w:spacing w:line="276" w:lineRule="auto"/>
        <w:jc w:val="both"/>
      </w:pPr>
      <w:bookmarkStart w:id="56" w:name="_zakrij5wp2c8" w:colFirst="0" w:colLast="0"/>
      <w:bookmarkEnd w:id="56"/>
      <w:r>
        <w:t>Any requirement which specifies how the system performs a certain function is called a non-functional requirement. A non-functional requirement describes how a system should behave and what constraints or limits exist on its functionality. These requirements define the system’s quality attributes such as performance, availability, security, usability, reliability, and scalability.</w:t>
      </w:r>
    </w:p>
    <w:p w14:paraId="0235A029" w14:textId="77777777" w:rsidR="005F0200" w:rsidRDefault="005F0200">
      <w:pPr>
        <w:spacing w:line="276" w:lineRule="auto"/>
      </w:pPr>
    </w:p>
    <w:p w14:paraId="5E4DE5F0" w14:textId="77777777" w:rsidR="005F0200" w:rsidRDefault="005F0200">
      <w:pPr>
        <w:spacing w:line="276" w:lineRule="auto"/>
      </w:pPr>
    </w:p>
    <w:tbl>
      <w:tblPr>
        <w:tblStyle w:val="aa"/>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130"/>
        <w:gridCol w:w="5490"/>
      </w:tblGrid>
      <w:tr w:rsidR="005F0200" w14:paraId="003214AA" w14:textId="77777777">
        <w:trPr>
          <w:trHeight w:val="799"/>
        </w:trPr>
        <w:tc>
          <w:tcPr>
            <w:tcW w:w="115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6D7B05FF" w14:textId="77777777" w:rsidR="005F0200" w:rsidRDefault="00000000">
            <w:pPr>
              <w:spacing w:after="480" w:line="276" w:lineRule="auto"/>
              <w:rPr>
                <w:color w:val="1F1F1F"/>
                <w:sz w:val="23"/>
                <w:szCs w:val="23"/>
              </w:rPr>
            </w:pPr>
            <w:r>
              <w:rPr>
                <w:b/>
                <w:bCs/>
                <w:color w:val="1F1F1F"/>
                <w:sz w:val="23"/>
                <w:szCs w:val="23"/>
              </w:rPr>
              <w:t>ID</w:t>
            </w:r>
          </w:p>
        </w:tc>
        <w:tc>
          <w:tcPr>
            <w:tcW w:w="213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23A2085E" w14:textId="77777777" w:rsidR="005F0200" w:rsidRDefault="00000000">
            <w:pPr>
              <w:spacing w:after="480" w:line="276" w:lineRule="auto"/>
              <w:rPr>
                <w:color w:val="1F1F1F"/>
                <w:sz w:val="23"/>
                <w:szCs w:val="23"/>
              </w:rPr>
            </w:pPr>
            <w:r>
              <w:rPr>
                <w:b/>
                <w:bCs/>
                <w:color w:val="1F1F1F"/>
                <w:sz w:val="23"/>
                <w:szCs w:val="23"/>
              </w:rPr>
              <w:t>Category</w:t>
            </w:r>
          </w:p>
        </w:tc>
        <w:tc>
          <w:tcPr>
            <w:tcW w:w="549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1A27B406" w14:textId="77777777" w:rsidR="005F0200" w:rsidRDefault="00000000">
            <w:pPr>
              <w:spacing w:after="480" w:line="276" w:lineRule="auto"/>
              <w:rPr>
                <w:color w:val="1F1F1F"/>
                <w:sz w:val="23"/>
                <w:szCs w:val="23"/>
              </w:rPr>
            </w:pPr>
            <w:r>
              <w:rPr>
                <w:b/>
                <w:bCs/>
                <w:color w:val="1F1F1F"/>
                <w:sz w:val="23"/>
                <w:szCs w:val="23"/>
              </w:rPr>
              <w:t>Core Requirement</w:t>
            </w:r>
          </w:p>
        </w:tc>
      </w:tr>
      <w:tr w:rsidR="005F0200" w14:paraId="243D2A4F" w14:textId="77777777">
        <w:trPr>
          <w:cantSplit/>
          <w:trHeight w:val="818"/>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4F6001" w14:textId="77777777" w:rsidR="005F0200" w:rsidRDefault="00000000">
            <w:pPr>
              <w:spacing w:after="480" w:line="276" w:lineRule="auto"/>
              <w:rPr>
                <w:color w:val="1F1F1F"/>
                <w:sz w:val="23"/>
                <w:szCs w:val="23"/>
              </w:rPr>
            </w:pPr>
            <w:r>
              <w:rPr>
                <w:b/>
                <w:bCs/>
                <w:color w:val="1F1F1F"/>
                <w:sz w:val="23"/>
                <w:szCs w:val="23"/>
              </w:rPr>
              <w:t>NFR1</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C22BA37" w14:textId="77777777" w:rsidR="005F0200" w:rsidRDefault="00000000">
            <w:pPr>
              <w:spacing w:after="480" w:line="276" w:lineRule="auto"/>
              <w:rPr>
                <w:color w:val="1F1F1F"/>
                <w:sz w:val="23"/>
                <w:szCs w:val="23"/>
              </w:rPr>
            </w:pPr>
            <w:r>
              <w:rPr>
                <w:b/>
                <w:bCs/>
                <w:color w:val="1F1F1F"/>
                <w:sz w:val="23"/>
                <w:szCs w:val="23"/>
              </w:rPr>
              <w:t>Availability</w:t>
            </w:r>
          </w:p>
        </w:tc>
        <w:tc>
          <w:tcPr>
            <w:tcW w:w="5490" w:type="dxa"/>
            <w:tcBorders>
              <w:top w:val="single" w:sz="8" w:space="0" w:color="1F1F1F"/>
              <w:left w:val="single" w:sz="8" w:space="0" w:color="1F1F1F"/>
              <w:bottom w:val="single" w:sz="8" w:space="0" w:color="1F1F1F"/>
              <w:right w:val="single" w:sz="8" w:space="0" w:color="1F1F1F"/>
            </w:tcBorders>
            <w:tcMar>
              <w:top w:w="47" w:type="dxa"/>
              <w:left w:w="47" w:type="dxa"/>
              <w:bottom w:w="47" w:type="dxa"/>
              <w:right w:w="47" w:type="dxa"/>
            </w:tcMar>
          </w:tcPr>
          <w:p w14:paraId="4B4EAC84" w14:textId="77777777" w:rsidR="005F0200" w:rsidRDefault="00000000">
            <w:pPr>
              <w:spacing w:after="480" w:line="276" w:lineRule="auto"/>
              <w:rPr>
                <w:color w:val="1F1F1F"/>
                <w:sz w:val="23"/>
                <w:szCs w:val="23"/>
              </w:rPr>
            </w:pPr>
            <w:r>
              <w:rPr>
                <w:color w:val="1F1F1F"/>
                <w:sz w:val="23"/>
                <w:szCs w:val="23"/>
              </w:rPr>
              <w:t>The system must remain accessible 24/7 and handle multiple requests without service interruption.</w:t>
            </w:r>
          </w:p>
        </w:tc>
      </w:tr>
      <w:tr w:rsidR="005F0200" w14:paraId="4702CD0D"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98CD0D2" w14:textId="77777777" w:rsidR="005F0200" w:rsidRDefault="00000000">
            <w:pPr>
              <w:spacing w:after="480" w:line="276" w:lineRule="auto"/>
              <w:rPr>
                <w:color w:val="1F1F1F"/>
                <w:sz w:val="23"/>
                <w:szCs w:val="23"/>
              </w:rPr>
            </w:pPr>
            <w:r>
              <w:rPr>
                <w:b/>
                <w:bCs/>
                <w:color w:val="1F1F1F"/>
                <w:sz w:val="23"/>
                <w:szCs w:val="23"/>
              </w:rPr>
              <w:t>NFR2</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A33E401" w14:textId="77777777" w:rsidR="005F0200" w:rsidRDefault="00000000">
            <w:pPr>
              <w:spacing w:after="480" w:line="276" w:lineRule="auto"/>
              <w:rPr>
                <w:color w:val="1F1F1F"/>
                <w:sz w:val="23"/>
                <w:szCs w:val="23"/>
              </w:rPr>
            </w:pPr>
            <w:r>
              <w:rPr>
                <w:b/>
                <w:bCs/>
                <w:color w:val="1F1F1F"/>
                <w:sz w:val="23"/>
                <w:szCs w:val="23"/>
              </w:rPr>
              <w:t>Performance</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3BEBA6E" w14:textId="77777777" w:rsidR="005F0200" w:rsidRDefault="00000000">
            <w:pPr>
              <w:spacing w:after="480" w:line="276" w:lineRule="auto"/>
              <w:rPr>
                <w:color w:val="1F1F1F"/>
                <w:sz w:val="23"/>
                <w:szCs w:val="23"/>
              </w:rPr>
            </w:pPr>
            <w:r>
              <w:rPr>
                <w:color w:val="1F1F1F"/>
                <w:sz w:val="23"/>
                <w:szCs w:val="23"/>
              </w:rPr>
              <w:t>Queries and document processing must be completed within acceptable time limits without noticeable delay.</w:t>
            </w:r>
          </w:p>
        </w:tc>
      </w:tr>
      <w:tr w:rsidR="005F0200" w14:paraId="1ECAB155" w14:textId="77777777">
        <w:trPr>
          <w:trHeight w:val="825"/>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1814350" w14:textId="77777777" w:rsidR="005F0200" w:rsidRDefault="00000000">
            <w:pPr>
              <w:spacing w:after="480" w:line="276" w:lineRule="auto"/>
              <w:rPr>
                <w:color w:val="1F1F1F"/>
                <w:sz w:val="23"/>
                <w:szCs w:val="23"/>
              </w:rPr>
            </w:pPr>
            <w:r>
              <w:rPr>
                <w:b/>
                <w:bCs/>
                <w:color w:val="1F1F1F"/>
                <w:sz w:val="23"/>
                <w:szCs w:val="23"/>
              </w:rPr>
              <w:t>NFR3</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7003ADD" w14:textId="77777777" w:rsidR="005F0200" w:rsidRDefault="00000000">
            <w:pPr>
              <w:spacing w:after="480" w:line="276" w:lineRule="auto"/>
              <w:rPr>
                <w:color w:val="1F1F1F"/>
                <w:sz w:val="23"/>
                <w:szCs w:val="23"/>
              </w:rPr>
            </w:pPr>
            <w:r>
              <w:rPr>
                <w:b/>
                <w:bCs/>
                <w:color w:val="1F1F1F"/>
                <w:sz w:val="23"/>
                <w:szCs w:val="23"/>
              </w:rPr>
              <w:t>Usability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EDF1238" w14:textId="77777777" w:rsidR="005F0200" w:rsidRDefault="00000000">
            <w:pPr>
              <w:spacing w:after="480" w:line="276" w:lineRule="auto"/>
              <w:rPr>
                <w:color w:val="1F1F1F"/>
                <w:sz w:val="23"/>
                <w:szCs w:val="23"/>
              </w:rPr>
            </w:pPr>
            <w:r>
              <w:rPr>
                <w:color w:val="1F1F1F"/>
                <w:sz w:val="23"/>
                <w:szCs w:val="23"/>
              </w:rPr>
              <w:t>The interface must be intuitive, providing clear tooltips and helpful error/success messages.</w:t>
            </w:r>
          </w:p>
        </w:tc>
      </w:tr>
      <w:tr w:rsidR="005F0200" w14:paraId="7A2C0E86"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101CC30" w14:textId="77777777" w:rsidR="005F0200" w:rsidRDefault="00000000">
            <w:pPr>
              <w:spacing w:after="480" w:line="276" w:lineRule="auto"/>
              <w:rPr>
                <w:color w:val="1F1F1F"/>
                <w:sz w:val="23"/>
                <w:szCs w:val="23"/>
              </w:rPr>
            </w:pPr>
            <w:r>
              <w:rPr>
                <w:b/>
                <w:bCs/>
                <w:color w:val="1F1F1F"/>
                <w:sz w:val="23"/>
                <w:szCs w:val="23"/>
              </w:rPr>
              <w:t>NFR4</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D034420" w14:textId="77777777" w:rsidR="005F0200" w:rsidRDefault="00000000">
            <w:pPr>
              <w:spacing w:after="480" w:line="276" w:lineRule="auto"/>
              <w:rPr>
                <w:color w:val="1F1F1F"/>
                <w:sz w:val="23"/>
                <w:szCs w:val="23"/>
              </w:rPr>
            </w:pPr>
            <w:r>
              <w:rPr>
                <w:b/>
                <w:bCs/>
                <w:color w:val="1F1F1F"/>
                <w:sz w:val="23"/>
                <w:szCs w:val="23"/>
              </w:rPr>
              <w:t>Security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1594EAD" w14:textId="77777777" w:rsidR="005F0200" w:rsidRDefault="00000000">
            <w:pPr>
              <w:spacing w:after="480" w:line="276" w:lineRule="auto"/>
              <w:rPr>
                <w:color w:val="1F1F1F"/>
                <w:sz w:val="23"/>
                <w:szCs w:val="23"/>
              </w:rPr>
            </w:pPr>
            <w:r>
              <w:rPr>
                <w:color w:val="1F1F1F"/>
                <w:sz w:val="23"/>
                <w:szCs w:val="23"/>
              </w:rPr>
              <w:t>Access must be restricted by user roles, with secure authentication and protection of credentials.</w:t>
            </w:r>
          </w:p>
        </w:tc>
      </w:tr>
      <w:tr w:rsidR="005F0200" w14:paraId="1569F38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736160E" w14:textId="77777777" w:rsidR="005F0200" w:rsidRDefault="00000000">
            <w:pPr>
              <w:spacing w:after="480" w:line="276" w:lineRule="auto"/>
              <w:rPr>
                <w:color w:val="1F1F1F"/>
                <w:sz w:val="23"/>
                <w:szCs w:val="23"/>
              </w:rPr>
            </w:pPr>
            <w:r>
              <w:rPr>
                <w:b/>
                <w:bCs/>
                <w:color w:val="1F1F1F"/>
                <w:sz w:val="23"/>
                <w:szCs w:val="23"/>
              </w:rPr>
              <w:t>NFR5</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0F8D5CD" w14:textId="77777777" w:rsidR="005F0200" w:rsidRDefault="00000000">
            <w:pPr>
              <w:spacing w:after="480" w:line="276" w:lineRule="auto"/>
              <w:rPr>
                <w:color w:val="1F1F1F"/>
                <w:sz w:val="23"/>
                <w:szCs w:val="23"/>
              </w:rPr>
            </w:pPr>
            <w:r>
              <w:rPr>
                <w:b/>
                <w:bCs/>
                <w:color w:val="1F1F1F"/>
                <w:sz w:val="23"/>
                <w:szCs w:val="23"/>
              </w:rPr>
              <w:t>Reliability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52EF496" w14:textId="77777777" w:rsidR="005F0200" w:rsidRDefault="00000000">
            <w:pPr>
              <w:spacing w:after="480" w:line="276" w:lineRule="auto"/>
              <w:rPr>
                <w:color w:val="1F1F1F"/>
                <w:sz w:val="23"/>
                <w:szCs w:val="23"/>
              </w:rPr>
            </w:pPr>
            <w:r>
              <w:rPr>
                <w:color w:val="1F1F1F"/>
                <w:sz w:val="23"/>
                <w:szCs w:val="23"/>
              </w:rPr>
              <w:t>The system must function consistently and possess the ability to recover gracefully from unexpected errors.</w:t>
            </w:r>
          </w:p>
        </w:tc>
      </w:tr>
      <w:tr w:rsidR="005F0200" w14:paraId="43AC677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CB0AED5" w14:textId="77777777" w:rsidR="005F0200" w:rsidRDefault="00000000">
            <w:pPr>
              <w:spacing w:after="480" w:line="276" w:lineRule="auto"/>
              <w:rPr>
                <w:color w:val="1F1F1F"/>
                <w:sz w:val="23"/>
                <w:szCs w:val="23"/>
              </w:rPr>
            </w:pPr>
            <w:r>
              <w:rPr>
                <w:b/>
                <w:bCs/>
                <w:color w:val="1F1F1F"/>
                <w:sz w:val="23"/>
                <w:szCs w:val="23"/>
              </w:rPr>
              <w:t>NFR6</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12FCF9C" w14:textId="77777777" w:rsidR="005F0200" w:rsidRDefault="00000000">
            <w:pPr>
              <w:spacing w:after="480" w:line="276" w:lineRule="auto"/>
              <w:rPr>
                <w:color w:val="1F1F1F"/>
                <w:sz w:val="23"/>
                <w:szCs w:val="23"/>
              </w:rPr>
            </w:pPr>
            <w:r>
              <w:rPr>
                <w:b/>
                <w:bCs/>
                <w:color w:val="1F1F1F"/>
                <w:sz w:val="23"/>
                <w:szCs w:val="23"/>
              </w:rPr>
              <w:t>Scalability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23C7048" w14:textId="77777777" w:rsidR="005F0200" w:rsidRDefault="00000000">
            <w:pPr>
              <w:spacing w:after="480" w:line="276" w:lineRule="auto"/>
              <w:rPr>
                <w:color w:val="1F1F1F"/>
                <w:sz w:val="23"/>
                <w:szCs w:val="23"/>
              </w:rPr>
            </w:pPr>
            <w:r>
              <w:rPr>
                <w:color w:val="1F1F1F"/>
                <w:sz w:val="23"/>
                <w:szCs w:val="23"/>
              </w:rPr>
              <w:t>The architecture must support an increasing user base and future feature enhancements without losing speed.</w:t>
            </w:r>
          </w:p>
        </w:tc>
      </w:tr>
      <w:tr w:rsidR="005F0200" w14:paraId="588B36D2"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80A8DAF" w14:textId="77777777" w:rsidR="005F0200" w:rsidRDefault="00000000">
            <w:pPr>
              <w:spacing w:after="480" w:line="276" w:lineRule="auto"/>
              <w:rPr>
                <w:color w:val="1F1F1F"/>
                <w:sz w:val="23"/>
                <w:szCs w:val="23"/>
              </w:rPr>
            </w:pPr>
            <w:r>
              <w:rPr>
                <w:b/>
                <w:bCs/>
                <w:color w:val="1F1F1F"/>
                <w:sz w:val="23"/>
                <w:szCs w:val="23"/>
              </w:rPr>
              <w:lastRenderedPageBreak/>
              <w:t>NFR7</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7EA4EA9" w14:textId="77777777" w:rsidR="005F0200" w:rsidRDefault="00000000">
            <w:pPr>
              <w:spacing w:after="480" w:line="276" w:lineRule="auto"/>
              <w:rPr>
                <w:color w:val="1F1F1F"/>
                <w:sz w:val="23"/>
                <w:szCs w:val="23"/>
              </w:rPr>
            </w:pPr>
            <w:r>
              <w:rPr>
                <w:b/>
                <w:bCs/>
                <w:color w:val="1F1F1F"/>
                <w:sz w:val="23"/>
                <w:szCs w:val="23"/>
              </w:rPr>
              <w:t>Maintainability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2D88C4D" w14:textId="77777777" w:rsidR="005F0200" w:rsidRDefault="00000000">
            <w:pPr>
              <w:spacing w:after="480" w:line="276" w:lineRule="auto"/>
              <w:rPr>
                <w:color w:val="1F1F1F"/>
                <w:sz w:val="23"/>
                <w:szCs w:val="23"/>
              </w:rPr>
            </w:pPr>
            <w:r>
              <w:rPr>
                <w:color w:val="1F1F1F"/>
                <w:sz w:val="23"/>
                <w:szCs w:val="23"/>
              </w:rPr>
              <w:t>The system must use a modular design to allow developers to apply updates and fixes with minimal impact.</w:t>
            </w:r>
          </w:p>
        </w:tc>
      </w:tr>
      <w:tr w:rsidR="005F0200" w14:paraId="374E031A"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FC2EFC0" w14:textId="77777777" w:rsidR="005F0200" w:rsidRDefault="00000000">
            <w:pPr>
              <w:spacing w:after="480" w:line="276" w:lineRule="auto"/>
              <w:rPr>
                <w:color w:val="1F1F1F"/>
                <w:sz w:val="23"/>
                <w:szCs w:val="23"/>
              </w:rPr>
            </w:pPr>
            <w:r>
              <w:rPr>
                <w:b/>
                <w:bCs/>
                <w:color w:val="1F1F1F"/>
                <w:sz w:val="23"/>
                <w:szCs w:val="23"/>
              </w:rPr>
              <w:t>NFR8</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474944F" w14:textId="77777777" w:rsidR="005F0200" w:rsidRDefault="00000000">
            <w:pPr>
              <w:spacing w:after="480" w:line="276" w:lineRule="auto"/>
              <w:rPr>
                <w:color w:val="1F1F1F"/>
                <w:sz w:val="23"/>
                <w:szCs w:val="23"/>
              </w:rPr>
            </w:pPr>
            <w:r>
              <w:rPr>
                <w:b/>
                <w:bCs/>
                <w:color w:val="1F1F1F"/>
                <w:sz w:val="23"/>
                <w:szCs w:val="23"/>
              </w:rPr>
              <w:t>Compatibility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76A6268" w14:textId="77777777" w:rsidR="005F0200" w:rsidRDefault="00000000">
            <w:pPr>
              <w:spacing w:after="480" w:line="276" w:lineRule="auto"/>
              <w:rPr>
                <w:color w:val="1F1F1F"/>
                <w:sz w:val="23"/>
                <w:szCs w:val="23"/>
              </w:rPr>
            </w:pPr>
            <w:r>
              <w:rPr>
                <w:color w:val="1F1F1F"/>
                <w:sz w:val="23"/>
                <w:szCs w:val="23"/>
              </w:rPr>
              <w:t>Full functionality must be maintained across all major web browsers and different operating systems.</w:t>
            </w:r>
          </w:p>
        </w:tc>
      </w:tr>
      <w:tr w:rsidR="005F0200" w14:paraId="579FF167" w14:textId="77777777">
        <w:trPr>
          <w:trHeight w:val="1110"/>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6D9D5AF" w14:textId="77777777" w:rsidR="005F0200" w:rsidRDefault="00000000">
            <w:pPr>
              <w:spacing w:after="480" w:line="276" w:lineRule="auto"/>
              <w:rPr>
                <w:color w:val="1F1F1F"/>
                <w:sz w:val="23"/>
                <w:szCs w:val="23"/>
              </w:rPr>
            </w:pPr>
            <w:r>
              <w:rPr>
                <w:b/>
                <w:bCs/>
                <w:color w:val="1F1F1F"/>
                <w:sz w:val="23"/>
                <w:szCs w:val="23"/>
              </w:rPr>
              <w:t>NFR9</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DE7813A" w14:textId="77777777" w:rsidR="005F0200" w:rsidRDefault="00000000">
            <w:pPr>
              <w:spacing w:after="480" w:line="276" w:lineRule="auto"/>
              <w:rPr>
                <w:color w:val="1F1F1F"/>
                <w:sz w:val="23"/>
                <w:szCs w:val="23"/>
              </w:rPr>
            </w:pPr>
            <w:r>
              <w:rPr>
                <w:b/>
                <w:bCs/>
                <w:color w:val="1F1F1F"/>
                <w:sz w:val="23"/>
                <w:szCs w:val="23"/>
              </w:rPr>
              <w:t>Data Integrity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5556211" w14:textId="77777777" w:rsidR="005F0200" w:rsidRDefault="00000000">
            <w:pPr>
              <w:spacing w:after="480" w:line="276" w:lineRule="auto"/>
              <w:rPr>
                <w:color w:val="1F1F1F"/>
                <w:sz w:val="23"/>
                <w:szCs w:val="23"/>
              </w:rPr>
            </w:pPr>
            <w:r>
              <w:rPr>
                <w:color w:val="1F1F1F"/>
                <w:sz w:val="23"/>
                <w:szCs w:val="23"/>
              </w:rPr>
              <w:t>The system must ensure data accuracy and prevent any loss or corruption during processing.</w:t>
            </w:r>
          </w:p>
        </w:tc>
      </w:tr>
      <w:tr w:rsidR="005F0200" w14:paraId="5FF1E102" w14:textId="77777777">
        <w:trPr>
          <w:trHeight w:val="825"/>
        </w:trPr>
        <w:tc>
          <w:tcPr>
            <w:tcW w:w="115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DFCE458" w14:textId="77777777" w:rsidR="005F0200" w:rsidRDefault="00000000">
            <w:pPr>
              <w:spacing w:after="480" w:line="276" w:lineRule="auto"/>
              <w:rPr>
                <w:color w:val="1F1F1F"/>
                <w:sz w:val="23"/>
                <w:szCs w:val="23"/>
              </w:rPr>
            </w:pPr>
            <w:r>
              <w:rPr>
                <w:b/>
                <w:bCs/>
                <w:color w:val="1F1F1F"/>
                <w:sz w:val="23"/>
                <w:szCs w:val="23"/>
              </w:rPr>
              <w:t>NFR10</w:t>
            </w:r>
          </w:p>
        </w:tc>
        <w:tc>
          <w:tcPr>
            <w:tcW w:w="213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9D0DB55" w14:textId="77777777" w:rsidR="005F0200" w:rsidRDefault="00000000">
            <w:pPr>
              <w:spacing w:after="480" w:line="276" w:lineRule="auto"/>
              <w:rPr>
                <w:color w:val="1F1F1F"/>
                <w:sz w:val="23"/>
                <w:szCs w:val="23"/>
              </w:rPr>
            </w:pPr>
            <w:r>
              <w:rPr>
                <w:b/>
                <w:bCs/>
                <w:color w:val="1F1F1F"/>
                <w:sz w:val="23"/>
                <w:szCs w:val="23"/>
              </w:rPr>
              <w:t>Interoperability</w:t>
            </w:r>
          </w:p>
        </w:tc>
        <w:tc>
          <w:tcPr>
            <w:tcW w:w="5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C7B4424" w14:textId="77777777" w:rsidR="005F0200" w:rsidRDefault="00000000">
            <w:pPr>
              <w:spacing w:after="480" w:line="276" w:lineRule="auto"/>
              <w:rPr>
                <w:color w:val="1F1F1F"/>
                <w:sz w:val="23"/>
                <w:szCs w:val="23"/>
              </w:rPr>
            </w:pPr>
            <w:r>
              <w:rPr>
                <w:color w:val="1F1F1F"/>
                <w:sz w:val="23"/>
                <w:szCs w:val="23"/>
              </w:rPr>
              <w:t>The system must integrate smoothly with external libraries and AI frameworks.</w:t>
            </w:r>
          </w:p>
        </w:tc>
      </w:tr>
    </w:tbl>
    <w:p w14:paraId="5D51F1F3" w14:textId="77777777" w:rsidR="005F0200" w:rsidRDefault="005F0200">
      <w:pPr>
        <w:spacing w:line="276" w:lineRule="auto"/>
      </w:pPr>
    </w:p>
    <w:p w14:paraId="2BBBEA85" w14:textId="77777777" w:rsidR="005F0200" w:rsidRDefault="005F0200">
      <w:pPr>
        <w:spacing w:line="276" w:lineRule="auto"/>
        <w:rPr>
          <w:b/>
          <w:bCs/>
        </w:rPr>
      </w:pPr>
    </w:p>
    <w:p w14:paraId="6320B1BA" w14:textId="77777777" w:rsidR="005F0200" w:rsidRDefault="00000000">
      <w:pPr>
        <w:pStyle w:val="Heading2"/>
        <w:spacing w:before="120" w:after="120" w:line="276" w:lineRule="auto"/>
      </w:pPr>
      <w:bookmarkStart w:id="57" w:name="_Toc219464443"/>
      <w:r>
        <w:rPr>
          <w:rFonts w:ascii="Times New Roman" w:eastAsia="Times New Roman" w:hAnsi="Times New Roman" w:cs="Times New Roman"/>
          <w:b/>
          <w:bCs/>
          <w:color w:val="000000"/>
          <w:sz w:val="24"/>
          <w:szCs w:val="24"/>
        </w:rPr>
        <w:t>2.3 Hardware Requirements</w:t>
      </w:r>
      <w:bookmarkEnd w:id="57"/>
    </w:p>
    <w:p w14:paraId="784F1C5C" w14:textId="77777777" w:rsidR="005F0200" w:rsidRDefault="00000000">
      <w:pPr>
        <w:spacing w:line="276" w:lineRule="auto"/>
      </w:pPr>
      <w:r>
        <w:t>Processor: Intel Core i3 CPU or above</w:t>
      </w:r>
    </w:p>
    <w:p w14:paraId="0DFFF5ED" w14:textId="77777777" w:rsidR="005F0200" w:rsidRDefault="00000000">
      <w:pPr>
        <w:spacing w:line="276" w:lineRule="auto"/>
      </w:pPr>
      <w:r>
        <w:t>Hard Disk: 5GB or more</w:t>
      </w:r>
    </w:p>
    <w:p w14:paraId="2F8A4C5B" w14:textId="77777777" w:rsidR="005F0200" w:rsidRDefault="00000000">
      <w:pPr>
        <w:spacing w:line="276" w:lineRule="auto"/>
      </w:pPr>
      <w:r>
        <w:t>RAM: 4GB or more</w:t>
      </w:r>
    </w:p>
    <w:p w14:paraId="67A00EEE" w14:textId="77777777" w:rsidR="005F0200" w:rsidRDefault="00000000">
      <w:pPr>
        <w:pStyle w:val="Heading2"/>
        <w:spacing w:before="120" w:after="120" w:line="276" w:lineRule="auto"/>
      </w:pPr>
      <w:bookmarkStart w:id="58" w:name="_Toc219464444"/>
      <w:r>
        <w:rPr>
          <w:rFonts w:ascii="Times New Roman" w:eastAsia="Times New Roman" w:hAnsi="Times New Roman" w:cs="Times New Roman"/>
          <w:b/>
          <w:bCs/>
          <w:color w:val="000000"/>
          <w:sz w:val="24"/>
          <w:szCs w:val="24"/>
        </w:rPr>
        <w:t>2.4 Software Requirements</w:t>
      </w:r>
      <w:bookmarkEnd w:id="58"/>
    </w:p>
    <w:p w14:paraId="0269B26E" w14:textId="77777777" w:rsidR="005F0200" w:rsidRDefault="00000000">
      <w:pPr>
        <w:spacing w:line="276" w:lineRule="auto"/>
      </w:pPr>
      <w:r>
        <w:t>Operating System: Windows10, Windows 8.1, Windows 8, Windows 7</w:t>
      </w:r>
    </w:p>
    <w:p w14:paraId="2BEEE401" w14:textId="77777777" w:rsidR="005F0200" w:rsidRDefault="00000000">
      <w:pPr>
        <w:spacing w:line="276" w:lineRule="auto"/>
      </w:pPr>
      <w:r>
        <w:t>Backend Technology: Python(Django or FastAPI)</w:t>
      </w:r>
    </w:p>
    <w:p w14:paraId="06ADBD21" w14:textId="77777777" w:rsidR="005F0200" w:rsidRDefault="00000000">
      <w:pPr>
        <w:spacing w:line="276" w:lineRule="auto"/>
      </w:pPr>
      <w:r>
        <w:t>Frontend Technology:Html,CSS JavaScript</w:t>
      </w:r>
    </w:p>
    <w:p w14:paraId="523D5F66" w14:textId="77777777" w:rsidR="005F0200" w:rsidRDefault="00000000">
      <w:pPr>
        <w:spacing w:line="276" w:lineRule="auto"/>
      </w:pPr>
      <w:r>
        <w:t>DataBase: MySQL</w:t>
      </w:r>
    </w:p>
    <w:p w14:paraId="17819FAD" w14:textId="77777777" w:rsidR="005F0200" w:rsidRDefault="00000000">
      <w:pPr>
        <w:spacing w:line="276" w:lineRule="auto"/>
      </w:pPr>
      <w:r>
        <w:t>Libraries and Frameworks:PyMuPDF, python-docx, python-pptx, NLP and AI libraries</w:t>
      </w:r>
    </w:p>
    <w:p w14:paraId="62D77E98" w14:textId="77777777" w:rsidR="005F0200" w:rsidRDefault="00000000">
      <w:pPr>
        <w:spacing w:line="276" w:lineRule="auto"/>
        <w:rPr>
          <w:del w:id="59" w:author="Qamar Nawaz" w:date="2019-01-02T17:11:00Z"/>
        </w:rPr>
      </w:pPr>
      <w:r>
        <w:t>Browser: Google Chrome, Firefox, Mozilla etc</w:t>
      </w:r>
      <w:del w:id="60" w:author="Qamar Nawaz" w:date="2019-01-02T17:11:00Z">
        <w:r>
          <w:delText>.</w:delText>
        </w:r>
      </w:del>
    </w:p>
    <w:p w14:paraId="002089C1" w14:textId="77777777" w:rsidR="005F0200" w:rsidRDefault="005F0200">
      <w:pPr>
        <w:spacing w:line="276" w:lineRule="auto"/>
      </w:pPr>
    </w:p>
    <w:p w14:paraId="7B51603D" w14:textId="77777777" w:rsidR="005F0200" w:rsidRDefault="005F0200">
      <w:pPr>
        <w:spacing w:line="276" w:lineRule="auto"/>
      </w:pPr>
    </w:p>
    <w:p w14:paraId="7BE60E07" w14:textId="77777777" w:rsidR="005F0200" w:rsidRDefault="005F0200">
      <w:pPr>
        <w:spacing w:line="276" w:lineRule="auto"/>
      </w:pPr>
    </w:p>
    <w:p w14:paraId="43B51329" w14:textId="77777777" w:rsidR="005F0200" w:rsidRPr="005F0200" w:rsidRDefault="00000000">
      <w:pPr>
        <w:pStyle w:val="Heading1"/>
        <w:numPr>
          <w:ilvl w:val="0"/>
          <w:numId w:val="4"/>
        </w:numPr>
        <w:spacing w:after="240" w:line="276" w:lineRule="auto"/>
        <w:ind w:left="357" w:hanging="357"/>
        <w:rPr>
          <w:rPrChange w:id="61" w:author="Qamar Nawaz" w:date="2019-01-02T17:11:00Z">
            <w:rPr>
              <w:rFonts w:ascii="Times New Roman" w:eastAsia="Times New Roman" w:hAnsi="Times New Roman" w:cs="Times New Roman"/>
              <w:b/>
              <w:bCs/>
              <w:color w:val="000000"/>
              <w:sz w:val="28"/>
              <w:szCs w:val="28"/>
            </w:rPr>
          </w:rPrChange>
        </w:rPr>
        <w:pPrChange w:id="62" w:author="Qamar Nawaz" w:date="2019-01-02T17:11:00Z">
          <w:pPr>
            <w:pStyle w:val="Heading1"/>
            <w:numPr>
              <w:numId w:val="4"/>
            </w:numPr>
            <w:spacing w:before="120" w:after="120" w:line="276" w:lineRule="auto"/>
            <w:ind w:left="360" w:hanging="360"/>
          </w:pPr>
        </w:pPrChange>
      </w:pPr>
      <w:bookmarkStart w:id="63" w:name="_Toc219464445"/>
      <w:r>
        <w:rPr>
          <w:rFonts w:ascii="Times New Roman" w:eastAsia="Times New Roman" w:hAnsi="Times New Roman" w:cs="Times New Roman"/>
          <w:b/>
          <w:bCs/>
          <w:color w:val="000000"/>
          <w:sz w:val="28"/>
          <w:szCs w:val="28"/>
        </w:rPr>
        <w:t>METHODOLOGY</w:t>
      </w:r>
      <w:bookmarkEnd w:id="63"/>
    </w:p>
    <w:p w14:paraId="14ACE609" w14:textId="77777777" w:rsidR="005F0200" w:rsidRDefault="00000000">
      <w:pPr>
        <w:pStyle w:val="Heading2"/>
        <w:spacing w:before="120" w:after="120" w:line="276" w:lineRule="auto"/>
        <w:rPr>
          <w:del w:id="64" w:author="Qamar Nawaz" w:date="2019-01-02T17:10:00Z"/>
          <w:rFonts w:ascii="Times New Roman" w:eastAsia="Times New Roman" w:hAnsi="Times New Roman" w:cs="Times New Roman"/>
          <w:b/>
          <w:bCs/>
          <w:color w:val="000000"/>
          <w:sz w:val="24"/>
          <w:szCs w:val="24"/>
        </w:rPr>
      </w:pPr>
      <w:ins w:id="65" w:author="Qamar Nawaz" w:date="2019-01-02T17:10:00Z">
        <w:r>
          <w:rPr>
            <w:rFonts w:ascii="Times New Roman" w:eastAsia="Times New Roman" w:hAnsi="Times New Roman" w:cs="Times New Roman"/>
            <w:b/>
            <w:bCs/>
            <w:color w:val="000000"/>
            <w:sz w:val="24"/>
            <w:szCs w:val="24"/>
          </w:rPr>
          <w:t xml:space="preserve"> </w:t>
        </w:r>
      </w:ins>
      <w:del w:id="66" w:author="Qamar Nawaz" w:date="2019-01-02T17:10:00Z">
        <w:r>
          <w:rPr>
            <w:rFonts w:ascii="Times New Roman" w:eastAsia="Times New Roman" w:hAnsi="Times New Roman" w:cs="Times New Roman"/>
            <w:b/>
            <w:bCs/>
            <w:color w:val="000000"/>
            <w:sz w:val="24"/>
            <w:szCs w:val="24"/>
          </w:rPr>
          <w:delText>3.1 Process Model</w:delText>
        </w:r>
      </w:del>
    </w:p>
    <w:p w14:paraId="4801AE74" w14:textId="77777777" w:rsidR="005F0200" w:rsidRDefault="00000000">
      <w:pPr>
        <w:spacing w:line="276" w:lineRule="auto"/>
        <w:jc w:val="both"/>
      </w:pPr>
      <w:r>
        <w:t xml:space="preserve">(For the development of the </w:t>
      </w:r>
      <w:r>
        <w:rPr>
          <w:b/>
          <w:bCs/>
        </w:rPr>
        <w:t>AI-Based Document Reader, Analyzer, and Learning Assistant</w:t>
      </w:r>
      <w:r>
        <w:t xml:space="preserve">, I have chosen the </w:t>
      </w:r>
      <w:r>
        <w:rPr>
          <w:b/>
          <w:bCs/>
        </w:rPr>
        <w:t>Iterative and Incremental Development Model</w:t>
      </w:r>
      <w:r>
        <w:t xml:space="preserve">. This approach allows the system to be developed through repeated cycles (iterative) and in small, manageable portions </w:t>
        <w:lastRenderedPageBreak/>
        <w:t>(incremental), ensuring that each functional module is refined and perfected before the next is added.</w:t>
      </w:r>
    </w:p>
    <w:p w14:paraId="038E610D" w14:textId="77777777" w:rsidR="005F0200" w:rsidRDefault="00000000">
      <w:pPr>
        <w:pStyle w:val="Heading2"/>
        <w:spacing w:before="120" w:after="12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bookmarkStart w:id="67" w:name="_Toc219464446"/>
      <w:r>
        <w:rPr>
          <w:rFonts w:ascii="Times New Roman" w:eastAsia="Times New Roman" w:hAnsi="Times New Roman" w:cs="Times New Roman"/>
          <w:b/>
          <w:bCs/>
          <w:color w:val="000000"/>
          <w:sz w:val="24"/>
          <w:szCs w:val="24"/>
        </w:rPr>
        <w:t>3.2 Significance of the Iterative and Incremental Model</w:t>
      </w:r>
      <w:bookmarkEnd w:id="67"/>
    </w:p>
    <w:p w14:paraId="082DD916" w14:textId="77777777" w:rsidR="005F0200" w:rsidRDefault="00000000">
      <w:pPr>
        <w:spacing w:before="240" w:after="240"/>
      </w:pPr>
      <w:r>
        <w:t>The significance of choosing this model lies in its ability to handle complexity and uncertainty, which are inherent in AI-driven applications. Its key advantages include:</w:t>
      </w:r>
    </w:p>
    <w:p w14:paraId="61EDDEA8" w14:textId="77777777" w:rsidR="005F0200" w:rsidRDefault="00000000">
      <w:pPr>
        <w:numPr>
          <w:ilvl w:val="0"/>
          <w:numId w:val="1"/>
        </w:numPr>
        <w:spacing w:before="240"/>
      </w:pPr>
      <w:r>
        <w:rPr>
          <w:b/>
          <w:bCs/>
        </w:rPr>
        <w:t>Risk Management:</w:t>
      </w:r>
      <w:r>
        <w:t xml:space="preserve"> By breaking the project into smaller increments, technical risks—such as difficulties in text extraction or AI response accuracy—can be identified and addressed early in the development lifecycle.</w:t>
      </w:r>
    </w:p>
    <w:p w14:paraId="7D83BFAD" w14:textId="77777777" w:rsidR="005F0200" w:rsidRDefault="00000000">
      <w:pPr>
        <w:numPr>
          <w:ilvl w:val="0"/>
          <w:numId w:val="1"/>
        </w:numPr>
      </w:pPr>
      <w:r>
        <w:rPr>
          <w:b/>
          <w:bCs/>
        </w:rPr>
        <w:t>Continuous Improvement:</w:t>
      </w:r>
      <w:r>
        <w:t xml:space="preserve"> Unlike the traditional Waterfall model, this model allows for "loops." If the results from the AI analysis phase (Step 5) are not satisfactory, we can go back and refine the Preprocessing phase (Step 4) without disrupting the entire project.</w:t>
      </w:r>
    </w:p>
    <w:p w14:paraId="425D3839" w14:textId="77777777" w:rsidR="005F0200" w:rsidRDefault="00000000">
      <w:pPr>
        <w:numPr>
          <w:ilvl w:val="0"/>
          <w:numId w:val="1"/>
        </w:numPr>
      </w:pPr>
      <w:r>
        <w:rPr>
          <w:b/>
          <w:bCs/>
        </w:rPr>
        <w:t>Operational Flexibility:</w:t>
      </w:r>
      <w:r>
        <w:t xml:space="preserve"> It allows us to deliver a functional "core" (the document reader) while still working on the more advanced "enhancements" (the quiz and MCQ generator).</w:t>
      </w:r>
    </w:p>
    <w:p w14:paraId="0D42BD99" w14:textId="77777777" w:rsidR="005F0200" w:rsidRDefault="00000000">
      <w:pPr>
        <w:numPr>
          <w:ilvl w:val="0"/>
          <w:numId w:val="1"/>
        </w:numPr>
        <w:spacing w:after="240"/>
      </w:pPr>
      <w:r>
        <w:rPr>
          <w:b/>
          <w:bCs/>
        </w:rPr>
        <w:t>Enhanced Quality Control:</w:t>
      </w:r>
      <w:r>
        <w:t xml:space="preserve"> Testing is not a final step but an ongoing process. Each module is validated individually, leading to a more robust and error-free final system.</w:t>
      </w:r>
    </w:p>
    <w:p w14:paraId="547056B8" w14:textId="77777777" w:rsidR="005F0200" w:rsidRDefault="00000000">
      <w:pPr>
        <w:pStyle w:val="Heading2"/>
        <w:spacing w:before="120" w:after="120" w:line="276" w:lineRule="auto"/>
      </w:pPr>
      <w:bookmarkStart w:id="68" w:name="_Toc219464447"/>
      <w:r>
        <w:rPr>
          <w:rFonts w:ascii="Times New Roman" w:eastAsia="Times New Roman" w:hAnsi="Times New Roman" w:cs="Times New Roman"/>
          <w:b/>
          <w:bCs/>
          <w:color w:val="000000"/>
          <w:sz w:val="24"/>
          <w:szCs w:val="24"/>
        </w:rPr>
        <w:t>3.2 How the Model Fits the Project</w:t>
      </w:r>
      <w:bookmarkEnd w:id="68"/>
    </w:p>
    <w:p w14:paraId="74BBBD43" w14:textId="77777777" w:rsidR="005F0200" w:rsidRDefault="00000000">
      <w:pPr>
        <w:spacing w:before="240" w:after="240"/>
      </w:pPr>
      <w:r>
        <w:t>The Iterative and Incremental model is uniquely suited for an AI Learning Assistant for the following reasons:</w:t>
      </w:r>
    </w:p>
    <w:p w14:paraId="6158AD2C" w14:textId="77777777" w:rsidR="005F0200" w:rsidRDefault="00000000">
      <w:pPr>
        <w:numPr>
          <w:ilvl w:val="0"/>
          <w:numId w:val="2"/>
        </w:numPr>
        <w:spacing w:before="240"/>
      </w:pPr>
      <w:r>
        <w:rPr>
          <w:b/>
          <w:bCs/>
        </w:rPr>
        <w:t>Logical Dependency:</w:t>
      </w:r>
      <w:r>
        <w:t xml:space="preserve"> The project has a strict hierarchy. The AI cannot analyze text until the Extraction module is perfect. By using an incremental approach, we ensure that the "foundation" (Steps 3 &amp; 4) is stable before building the "intelligent" features (Steps 5, 6, &amp; 7) on top of it.</w:t>
      </w:r>
    </w:p>
    <w:p w14:paraId="21F85850" w14:textId="77777777" w:rsidR="005F0200" w:rsidRDefault="00000000">
      <w:pPr>
        <w:numPr>
          <w:ilvl w:val="0"/>
          <w:numId w:val="2"/>
        </w:numPr>
      </w:pPr>
      <w:r>
        <w:rPr>
          <w:b/>
          <w:bCs/>
        </w:rPr>
        <w:t>Handling AI Variability:</w:t>
      </w:r>
      <w:r>
        <w:t xml:space="preserve"> AI models often require "prompt tuning" and adjustments. The iterative nature allows us to refine the Chatbot’s responses (Step 6) through multiple cycles of testing and feedback until the accuracy meets the user's needs.</w:t>
      </w:r>
    </w:p>
    <w:p w14:paraId="4F60BB0B" w14:textId="77777777" w:rsidR="005F0200" w:rsidRDefault="00000000">
      <w:pPr>
        <w:numPr>
          <w:ilvl w:val="0"/>
          <w:numId w:val="2"/>
        </w:numPr>
        <w:spacing w:after="240"/>
      </w:pPr>
      <w:r>
        <w:rPr>
          <w:b/>
          <w:bCs/>
        </w:rPr>
        <w:t>Feature Integration:</w:t>
      </w:r>
      <w:r>
        <w:t xml:space="preserve"> This model allows for the progressive addition of features. We can first ensure the user can upload and read a document, then add the summary feature, then the chatbot, and finally the quiz generator. This prevents the development team from being overwhelmed by the complexity of the entire system at once.</w:t>
      </w:r>
    </w:p>
    <w:p w14:paraId="4CF487DC" w14:textId="77777777" w:rsidR="005F0200" w:rsidRDefault="005F0200">
      <w:pPr>
        <w:spacing w:line="276" w:lineRule="auto"/>
        <w:jc w:val="center"/>
      </w:pPr>
    </w:p>
    <w:p w14:paraId="5C0CEE38" w14:textId="77777777" w:rsidR="005F0200" w:rsidRDefault="005F0200">
      <w:pPr>
        <w:spacing w:after="200"/>
        <w:jc w:val="center"/>
        <w:rPr>
          <w:b/>
          <w:bCs/>
          <w:color w:val="FF00FF"/>
          <w:sz w:val="20"/>
          <w:szCs w:val="20"/>
        </w:rPr>
      </w:pPr>
    </w:p>
    <w:p w14:paraId="771BB860" w14:textId="77777777" w:rsidR="005F0200" w:rsidRDefault="005F0200">
      <w:pPr>
        <w:spacing w:line="276" w:lineRule="auto"/>
        <w:jc w:val="center"/>
      </w:pPr>
    </w:p>
    <w:p w14:paraId="7D7D3980" w14:textId="2E461800" w:rsidR="005F0200" w:rsidRDefault="005F0200">
      <w:pPr>
        <w:spacing w:line="276" w:lineRule="auto"/>
        <w:jc w:val="center"/>
      </w:pPr>
    </w:p>
    <w:p w14:paraId="4813E2CE" w14:textId="55088375" w:rsidR="005F0200" w:rsidRDefault="005F0200">
      <w:pPr>
        <w:spacing w:line="276" w:lineRule="auto"/>
        <w:jc w:val="center"/>
      </w:pPr>
    </w:p>
    <w:p w14:paraId="3DF0C3B1" w14:textId="359EF1BC" w:rsidR="005F0200" w:rsidRDefault="005F0200">
      <w:pPr>
        <w:spacing w:line="276" w:lineRule="auto"/>
        <w:jc w:val="center"/>
      </w:pPr>
    </w:p>
    <w:p w14:paraId="58902262" w14:textId="04BF9096" w:rsidR="005F0200" w:rsidRDefault="005F0200">
      <w:pPr>
        <w:spacing w:line="276" w:lineRule="auto"/>
        <w:jc w:val="center"/>
      </w:pPr>
    </w:p>
    <w:p w14:paraId="2C83F593" w14:textId="168DBF3A" w:rsidR="005F0200" w:rsidRDefault="005F0200">
      <w:pPr>
        <w:spacing w:line="276" w:lineRule="auto"/>
        <w:jc w:val="center"/>
      </w:pPr>
    </w:p>
    <w:p w14:paraId="5D70D86D" w14:textId="77777777" w:rsidR="005F0200" w:rsidRDefault="005F0200">
      <w:pPr>
        <w:spacing w:line="276" w:lineRule="auto"/>
        <w:jc w:val="center"/>
      </w:pPr>
    </w:p>
    <w:p w14:paraId="4D2BA723" w14:textId="52139044" w:rsidR="005F0200" w:rsidRDefault="004E3FCC">
      <w:pPr>
        <w:spacing w:line="276" w:lineRule="auto"/>
        <w:jc w:val="center"/>
      </w:pPr>
      <w:r>
        <w:rPr>
          <w:noProof/>
        </w:rPr>
        <w:lastRenderedPageBreak/>
        <w:drawing>
          <wp:anchor distT="114300" distB="114300" distL="114300" distR="114300" simplePos="0" relativeHeight="251658240" behindDoc="0" locked="0" layoutInCell="1" hidden="0" allowOverlap="1" wp14:anchorId="3CDAF7E5" wp14:editId="283105B6">
            <wp:simplePos x="0" y="0"/>
            <wp:positionH relativeFrom="column">
              <wp:posOffset>-419100</wp:posOffset>
            </wp:positionH>
            <wp:positionV relativeFrom="paragraph">
              <wp:posOffset>-104140</wp:posOffset>
            </wp:positionV>
            <wp:extent cx="6886575" cy="3238500"/>
            <wp:effectExtent l="0" t="0" r="9525"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886575" cy="3238500"/>
                    </a:xfrm>
                    <a:prstGeom prst="rect">
                      <a:avLst/>
                    </a:prstGeom>
                    <a:ln/>
                  </pic:spPr>
                </pic:pic>
              </a:graphicData>
            </a:graphic>
            <wp14:sizeRelH relativeFrom="margin">
              <wp14:pctWidth>0</wp14:pctWidth>
            </wp14:sizeRelH>
            <wp14:sizeRelV relativeFrom="margin">
              <wp14:pctHeight>0</wp14:pctHeight>
            </wp14:sizeRelV>
          </wp:anchor>
        </w:drawing>
      </w:r>
    </w:p>
    <w:p w14:paraId="1EB7C5E1" w14:textId="77777777" w:rsidR="005F0200" w:rsidRDefault="005F0200">
      <w:pPr>
        <w:spacing w:line="276" w:lineRule="auto"/>
        <w:jc w:val="center"/>
      </w:pPr>
    </w:p>
    <w:p w14:paraId="0B2F0C41" w14:textId="77777777" w:rsidR="005F0200" w:rsidRDefault="005F0200">
      <w:pPr>
        <w:spacing w:line="276" w:lineRule="auto"/>
        <w:jc w:val="center"/>
      </w:pPr>
    </w:p>
    <w:p w14:paraId="26F5BFFA" w14:textId="77777777" w:rsidR="005F0200" w:rsidRDefault="005F0200">
      <w:pPr>
        <w:spacing w:line="276" w:lineRule="auto"/>
        <w:jc w:val="center"/>
      </w:pPr>
    </w:p>
    <w:p w14:paraId="3CD2B3A9" w14:textId="77777777" w:rsidR="005F0200" w:rsidRDefault="005F0200">
      <w:pPr>
        <w:spacing w:line="276" w:lineRule="auto"/>
        <w:jc w:val="center"/>
      </w:pPr>
    </w:p>
    <w:p w14:paraId="7A432C10" w14:textId="77777777" w:rsidR="005F0200" w:rsidRDefault="005F0200">
      <w:pPr>
        <w:spacing w:line="276" w:lineRule="auto"/>
        <w:jc w:val="center"/>
      </w:pPr>
    </w:p>
    <w:p w14:paraId="7DFE6190" w14:textId="77777777" w:rsidR="005F0200" w:rsidRDefault="005F0200">
      <w:pPr>
        <w:spacing w:line="276" w:lineRule="auto"/>
        <w:jc w:val="center"/>
      </w:pPr>
    </w:p>
    <w:p w14:paraId="22F1C5FA" w14:textId="77777777" w:rsidR="005F0200" w:rsidRDefault="005F0200">
      <w:pPr>
        <w:spacing w:line="276" w:lineRule="auto"/>
        <w:jc w:val="center"/>
      </w:pPr>
    </w:p>
    <w:p w14:paraId="3044DA9E" w14:textId="77777777" w:rsidR="005F0200" w:rsidRDefault="005F0200">
      <w:pPr>
        <w:spacing w:line="276" w:lineRule="auto"/>
        <w:jc w:val="center"/>
      </w:pPr>
    </w:p>
    <w:p w14:paraId="5C83AE39" w14:textId="77777777" w:rsidR="005F0200" w:rsidRDefault="005F0200">
      <w:pPr>
        <w:spacing w:line="276" w:lineRule="auto"/>
        <w:jc w:val="center"/>
      </w:pPr>
    </w:p>
    <w:p w14:paraId="42BF9DD8" w14:textId="77777777" w:rsidR="005F0200" w:rsidRDefault="005F0200">
      <w:pPr>
        <w:spacing w:line="276" w:lineRule="auto"/>
        <w:jc w:val="center"/>
      </w:pPr>
    </w:p>
    <w:p w14:paraId="4C1738D7" w14:textId="77777777" w:rsidR="005F0200" w:rsidRDefault="005F0200">
      <w:pPr>
        <w:spacing w:line="276" w:lineRule="auto"/>
        <w:jc w:val="center"/>
      </w:pPr>
    </w:p>
    <w:p w14:paraId="31EC73FC" w14:textId="77777777" w:rsidR="005F0200" w:rsidRDefault="005F0200">
      <w:pPr>
        <w:spacing w:line="276" w:lineRule="auto"/>
        <w:jc w:val="center"/>
      </w:pPr>
    </w:p>
    <w:p w14:paraId="096FAD20" w14:textId="77777777" w:rsidR="00C21416" w:rsidRDefault="00C21416">
      <w:pPr>
        <w:spacing w:after="200"/>
        <w:jc w:val="center"/>
        <w:rPr>
          <w:b/>
          <w:bCs/>
          <w:color w:val="FF00FF"/>
          <w:sz w:val="20"/>
          <w:szCs w:val="20"/>
        </w:rPr>
      </w:pPr>
    </w:p>
    <w:p w14:paraId="7557CA04" w14:textId="77777777" w:rsidR="00C21416" w:rsidRDefault="00C21416">
      <w:pPr>
        <w:spacing w:after="200"/>
        <w:jc w:val="center"/>
        <w:rPr>
          <w:b/>
          <w:bCs/>
          <w:color w:val="FF00FF"/>
          <w:sz w:val="20"/>
          <w:szCs w:val="20"/>
        </w:rPr>
      </w:pPr>
    </w:p>
    <w:p w14:paraId="18051A03" w14:textId="77777777" w:rsidR="00C21416" w:rsidRDefault="00C21416">
      <w:pPr>
        <w:spacing w:after="200"/>
        <w:jc w:val="center"/>
        <w:rPr>
          <w:b/>
          <w:bCs/>
          <w:color w:val="FF00FF"/>
          <w:sz w:val="20"/>
          <w:szCs w:val="20"/>
        </w:rPr>
      </w:pPr>
    </w:p>
    <w:p w14:paraId="6839AA6C" w14:textId="77777777" w:rsidR="00C21416" w:rsidRDefault="00C21416">
      <w:pPr>
        <w:spacing w:after="200"/>
        <w:jc w:val="center"/>
        <w:rPr>
          <w:b/>
          <w:bCs/>
          <w:color w:val="FF00FF"/>
          <w:sz w:val="20"/>
          <w:szCs w:val="20"/>
        </w:rPr>
      </w:pPr>
    </w:p>
    <w:p w14:paraId="572A6941" w14:textId="1C514885" w:rsidR="005F0200" w:rsidRDefault="00000000">
      <w:pPr>
        <w:spacing w:after="200"/>
        <w:jc w:val="center"/>
      </w:pPr>
      <w:r>
        <w:rPr>
          <w:b/>
          <w:bCs/>
          <w:color w:val="FF00FF"/>
          <w:sz w:val="20"/>
          <w:szCs w:val="20"/>
        </w:rPr>
        <w:t>Figure 1: Iterative and Incremental Development Model for an AI-Based System</w:t>
      </w:r>
    </w:p>
    <w:p w14:paraId="1114D33C" w14:textId="77777777" w:rsidR="005F0200" w:rsidRDefault="005F0200">
      <w:pPr>
        <w:spacing w:line="276" w:lineRule="auto"/>
        <w:jc w:val="center"/>
      </w:pPr>
    </w:p>
    <w:p w14:paraId="05B904DB" w14:textId="77777777" w:rsidR="00C21416" w:rsidRDefault="00C21416">
      <w:pPr>
        <w:spacing w:line="276" w:lineRule="auto"/>
        <w:jc w:val="center"/>
      </w:pPr>
    </w:p>
    <w:p w14:paraId="4E87E033" w14:textId="77777777" w:rsidR="00C21416" w:rsidRDefault="00C21416">
      <w:pPr>
        <w:spacing w:line="276" w:lineRule="auto"/>
        <w:jc w:val="center"/>
      </w:pPr>
    </w:p>
    <w:p w14:paraId="167A8060" w14:textId="77777777" w:rsidR="00C21416" w:rsidRDefault="00C21416">
      <w:pPr>
        <w:spacing w:line="276" w:lineRule="auto"/>
        <w:jc w:val="center"/>
      </w:pPr>
    </w:p>
    <w:p w14:paraId="0ED59887" w14:textId="77777777" w:rsidR="00C21416" w:rsidRDefault="00C21416">
      <w:pPr>
        <w:spacing w:line="276" w:lineRule="auto"/>
        <w:jc w:val="center"/>
      </w:pPr>
    </w:p>
    <w:p w14:paraId="18D6084D" w14:textId="77777777" w:rsidR="00C21416" w:rsidRDefault="00C21416">
      <w:pPr>
        <w:spacing w:line="276" w:lineRule="auto"/>
        <w:jc w:val="center"/>
      </w:pPr>
    </w:p>
    <w:p w14:paraId="6067E6B6" w14:textId="77777777" w:rsidR="005F0200" w:rsidRDefault="00000000">
      <w:pPr>
        <w:pStyle w:val="Heading2"/>
        <w:numPr>
          <w:ilvl w:val="1"/>
          <w:numId w:val="4"/>
        </w:numPr>
        <w:spacing w:before="160" w:after="160" w:line="276" w:lineRule="auto"/>
        <w:ind w:left="357" w:hanging="357"/>
        <w:pPrChange w:id="69" w:author="Qamar Nawaz" w:date="2019-01-02T17:11:00Z">
          <w:pPr>
            <w:pStyle w:val="Heading2"/>
            <w:numPr>
              <w:ilvl w:val="1"/>
              <w:numId w:val="4"/>
            </w:numPr>
            <w:spacing w:line="276" w:lineRule="auto"/>
            <w:ind w:left="360" w:hanging="360"/>
          </w:pPr>
        </w:pPrChange>
      </w:pPr>
      <w:r>
        <w:rPr>
          <w:rFonts w:ascii="Times New Roman" w:eastAsia="Times New Roman" w:hAnsi="Times New Roman" w:cs="Times New Roman"/>
          <w:b/>
          <w:bCs/>
          <w:color w:val="000000"/>
          <w:sz w:val="24"/>
          <w:szCs w:val="24"/>
        </w:rPr>
        <w:t xml:space="preserve"> </w:t>
      </w:r>
      <w:bookmarkStart w:id="70" w:name="_Toc219464448"/>
      <w:r>
        <w:rPr>
          <w:rFonts w:ascii="Times New Roman" w:eastAsia="Times New Roman" w:hAnsi="Times New Roman" w:cs="Times New Roman"/>
          <w:b/>
          <w:bCs/>
          <w:color w:val="000000"/>
          <w:sz w:val="24"/>
          <w:szCs w:val="24"/>
        </w:rPr>
        <w:t>Tools &amp; Technologies</w:t>
      </w:r>
      <w:bookmarkEnd w:id="70"/>
    </w:p>
    <w:p w14:paraId="0D0AC783" w14:textId="77777777" w:rsidR="005F0200" w:rsidRDefault="00000000">
      <w:pPr>
        <w:spacing w:before="240" w:after="240" w:line="276" w:lineRule="auto"/>
        <w:jc w:val="both"/>
      </w:pPr>
      <w:r>
        <w:t>The following tools and technologies are used for the development and implementation of the system:</w:t>
      </w:r>
    </w:p>
    <w:p w14:paraId="71949593" w14:textId="77777777" w:rsidR="005F0200" w:rsidRDefault="00000000">
      <w:pPr>
        <w:spacing w:before="240" w:after="240" w:line="276" w:lineRule="auto"/>
        <w:jc w:val="both"/>
      </w:pPr>
      <w:r>
        <w:rPr>
          <w:b/>
          <w:bCs/>
        </w:rPr>
        <w:t>Python</w:t>
        <w:br/>
      </w:r>
      <w:r>
        <w:t xml:space="preserve"> Python is used as the primary programming language due to its simplicity, flexibility, and strong support for AI and NLP libraries.</w:t>
      </w:r>
    </w:p>
    <w:p w14:paraId="6C3B0FF3" w14:textId="77777777" w:rsidR="005F0200" w:rsidRDefault="00000000" w:rsidP="004E3FCC">
      <w:pPr>
        <w:spacing w:before="240" w:after="240" w:line="276" w:lineRule="auto"/>
      </w:pPr>
      <w:r>
        <w:rPr>
          <w:b/>
          <w:bCs/>
        </w:rPr>
        <w:t>Django / FastAPI</w:t>
        <w:br/>
      </w:r>
      <w:r>
        <w:t xml:space="preserve"> Django or FastAPI is used as the backend framework to manage server-side logic, API handling, authentication, and system integration.</w:t>
      </w:r>
    </w:p>
    <w:p w14:paraId="30DFDEAE" w14:textId="77777777" w:rsidR="005F0200" w:rsidRDefault="00000000" w:rsidP="004E3FCC">
      <w:pPr>
        <w:spacing w:before="240" w:after="240" w:line="276" w:lineRule="auto"/>
      </w:pPr>
      <w:r>
        <w:rPr>
          <w:b/>
          <w:bCs/>
        </w:rPr>
        <w:lastRenderedPageBreak/>
        <w:t>HTML, CSS, JavaScript</w:t>
        <w:br/>
      </w:r>
      <w:r>
        <w:t xml:space="preserve"> These technologies are used to design and develop the frontend user interface, ensuring an interactive and user-friendly experience.</w:t>
      </w:r>
    </w:p>
    <w:p w14:paraId="176E875D" w14:textId="77777777" w:rsidR="005F0200" w:rsidRDefault="00000000">
      <w:pPr>
        <w:spacing w:before="240" w:after="240" w:line="276" w:lineRule="auto"/>
        <w:jc w:val="both"/>
      </w:pPr>
      <w:r>
        <w:rPr>
          <w:b/>
          <w:bCs/>
        </w:rPr>
        <w:t>MySQL</w:t>
        <w:br/>
      </w:r>
      <w:r>
        <w:t xml:space="preserve"> MySQL is used as the database management system to store user information, document metadata, and system records.</w:t>
      </w:r>
    </w:p>
    <w:p w14:paraId="064BBF93" w14:textId="77777777" w:rsidR="005F0200" w:rsidRDefault="00000000">
      <w:pPr>
        <w:spacing w:before="240" w:after="240" w:line="276" w:lineRule="auto"/>
        <w:jc w:val="both"/>
      </w:pPr>
      <w:r>
        <w:rPr>
          <w:b/>
          <w:bCs/>
        </w:rPr>
        <w:t>PyMuPDF</w:t>
        <w:br/>
      </w:r>
      <w:r>
        <w:t xml:space="preserve"> PyMuPDF is used for extracting text from PDF documents efficiently.</w:t>
      </w:r>
    </w:p>
    <w:p w14:paraId="23011424" w14:textId="77777777" w:rsidR="005F0200" w:rsidRDefault="00000000">
      <w:pPr>
        <w:spacing w:before="240" w:after="240" w:line="276" w:lineRule="auto"/>
        <w:jc w:val="both"/>
      </w:pPr>
      <w:r>
        <w:rPr>
          <w:b/>
          <w:bCs/>
        </w:rPr>
        <w:t>python-docx</w:t>
        <w:br/>
      </w:r>
      <w:r>
        <w:t xml:space="preserve"> This library is used to extract textual content from Microsoft Word documents.</w:t>
      </w:r>
    </w:p>
    <w:p w14:paraId="7B6E6338" w14:textId="77777777" w:rsidR="005F0200" w:rsidRDefault="00000000">
      <w:pPr>
        <w:spacing w:before="240" w:after="240" w:line="276" w:lineRule="auto"/>
        <w:jc w:val="both"/>
      </w:pPr>
      <w:r>
        <w:rPr>
          <w:b/>
          <w:bCs/>
        </w:rPr>
        <w:t>python-pptx</w:t>
        <w:br/>
      </w:r>
      <w:r>
        <w:t xml:space="preserve"> This library is used to extract text from PowerPoint presentation files.</w:t>
      </w:r>
    </w:p>
    <w:p w14:paraId="54E159BF" w14:textId="372A1E42" w:rsidR="005F0200" w:rsidRPr="004E3FCC" w:rsidRDefault="00000000" w:rsidP="004E3FCC">
      <w:pPr>
        <w:spacing w:before="240" w:after="240" w:line="276" w:lineRule="auto"/>
        <w:rPr>
          <w:b/>
          <w:bCs/>
        </w:rPr>
      </w:pPr>
      <w:r>
        <w:rPr>
          <w:b/>
          <w:bCs/>
        </w:rPr>
        <w:t>Natural Language Processing (NLP) Libraries</w:t>
        <w:br/>
      </w:r>
      <w:r>
        <w:t xml:space="preserve"> NLP libraries are used to analyze document content, generate summaries, and understand user queries.</w:t>
      </w:r>
    </w:p>
    <w:p w14:paraId="643CDEB5" w14:textId="77777777" w:rsidR="005F0200" w:rsidRDefault="00000000" w:rsidP="004E3FCC">
      <w:pPr>
        <w:spacing w:before="240" w:after="240" w:line="276" w:lineRule="auto"/>
      </w:pPr>
      <w:r>
        <w:rPr>
          <w:b/>
          <w:bCs/>
        </w:rPr>
        <w:t>AI Models (LLMs)</w:t>
        <w:br/>
      </w:r>
      <w:r>
        <w:t xml:space="preserve"> AI models are used to understand document semantics, generate answers, summaries, and quizzes.</w:t>
      </w:r>
    </w:p>
    <w:p w14:paraId="0E38BC4B" w14:textId="77777777" w:rsidR="005F0200" w:rsidRDefault="00000000">
      <w:pPr>
        <w:spacing w:before="240" w:after="240" w:line="276" w:lineRule="auto"/>
        <w:jc w:val="both"/>
        <w:rPr>
          <w:b/>
          <w:bCs/>
        </w:rPr>
      </w:pPr>
      <w:r>
        <w:rPr>
          <w:b/>
          <w:bCs/>
        </w:rPr>
        <w:t>Web Browser</w:t>
      </w:r>
    </w:p>
    <w:p w14:paraId="319C4A5C" w14:textId="77777777" w:rsidR="005F0200" w:rsidRDefault="00000000">
      <w:pPr>
        <w:spacing w:before="240" w:after="240" w:line="276" w:lineRule="auto"/>
        <w:jc w:val="both"/>
      </w:pPr>
      <w:r>
        <w:t>Web browsers such as Google Chrome and Mozilla Firefox are used to access and test the system.</w:t>
      </w:r>
    </w:p>
    <w:p w14:paraId="53DD7F57" w14:textId="77777777" w:rsidR="005F0200" w:rsidRDefault="005F0200">
      <w:pPr>
        <w:spacing w:before="240" w:after="240" w:line="276" w:lineRule="auto"/>
        <w:jc w:val="both"/>
      </w:pPr>
    </w:p>
    <w:p w14:paraId="736B173A" w14:textId="77777777" w:rsidR="005F0200" w:rsidRDefault="005F0200">
      <w:pPr>
        <w:spacing w:before="240" w:after="240" w:line="276" w:lineRule="auto"/>
        <w:jc w:val="both"/>
      </w:pPr>
    </w:p>
    <w:p w14:paraId="3DC79006" w14:textId="77777777" w:rsidR="004E3FCC" w:rsidRDefault="004E3FCC">
      <w:pPr>
        <w:spacing w:before="240" w:after="240" w:line="276" w:lineRule="auto"/>
        <w:jc w:val="both"/>
      </w:pPr>
    </w:p>
    <w:p w14:paraId="3D47E71F" w14:textId="77777777" w:rsidR="004E3FCC" w:rsidRDefault="004E3FCC">
      <w:pPr>
        <w:spacing w:before="240" w:after="240" w:line="276" w:lineRule="auto"/>
        <w:jc w:val="both"/>
      </w:pPr>
    </w:p>
    <w:p w14:paraId="4CF3F04F" w14:textId="77777777" w:rsidR="00C21416" w:rsidRDefault="00C21416">
      <w:pPr>
        <w:pStyle w:val="Heading1"/>
        <w:spacing w:before="120" w:after="120" w:line="276" w:lineRule="auto"/>
        <w:rPr>
          <w:rFonts w:ascii="Times New Roman" w:eastAsia="Times New Roman" w:hAnsi="Times New Roman" w:cs="Times New Roman"/>
          <w:b/>
          <w:bCs/>
          <w:color w:val="000000"/>
          <w:sz w:val="28"/>
          <w:szCs w:val="28"/>
        </w:rPr>
      </w:pPr>
    </w:p>
    <w:p w14:paraId="30CE615C" w14:textId="77777777" w:rsidR="00C21416" w:rsidRDefault="00C21416">
      <w:pPr>
        <w:pStyle w:val="Heading1"/>
        <w:spacing w:before="120" w:after="120" w:line="276" w:lineRule="auto"/>
        <w:rPr>
          <w:rFonts w:ascii="Times New Roman" w:eastAsia="Times New Roman" w:hAnsi="Times New Roman" w:cs="Times New Roman"/>
          <w:b/>
          <w:bCs/>
          <w:color w:val="000000"/>
          <w:sz w:val="28"/>
          <w:szCs w:val="28"/>
        </w:rPr>
      </w:pPr>
    </w:p>
    <w:p w14:paraId="74527995" w14:textId="77777777" w:rsidR="00C21416" w:rsidRDefault="00C21416" w:rsidP="00C21416"/>
    <w:p w14:paraId="31C852DF" w14:textId="77777777" w:rsidR="00C21416" w:rsidRPr="00C21416" w:rsidRDefault="00C21416" w:rsidP="00C21416"/>
    <w:p w14:paraId="6E66F81D" w14:textId="013C81FA" w:rsidR="005F0200" w:rsidRDefault="00000000">
      <w:pPr>
        <w:pStyle w:val="Heading1"/>
        <w:spacing w:before="120" w:after="120" w:line="276" w:lineRule="auto"/>
      </w:pPr>
      <w:bookmarkStart w:id="71" w:name="_Toc219464449"/>
      <w:r>
        <w:rPr>
          <w:rFonts w:ascii="Times New Roman" w:eastAsia="Times New Roman" w:hAnsi="Times New Roman" w:cs="Times New Roman"/>
          <w:b/>
          <w:bCs/>
          <w:color w:val="000000"/>
          <w:sz w:val="28"/>
          <w:szCs w:val="28"/>
        </w:rPr>
        <w:lastRenderedPageBreak/>
        <w:t xml:space="preserve">4. </w:t>
      </w:r>
      <w:del w:id="72" w:author="Qamar Nawaz" w:date="2019-01-02T17:10:00Z">
        <w:r>
          <w:rPr>
            <w:rFonts w:ascii="Times New Roman" w:eastAsia="Times New Roman" w:hAnsi="Times New Roman" w:cs="Times New Roman"/>
            <w:b/>
            <w:bCs/>
            <w:color w:val="000000"/>
            <w:sz w:val="28"/>
            <w:szCs w:val="28"/>
          </w:rPr>
          <w:delText>GANTT CHART</w:delText>
        </w:r>
      </w:del>
      <w:ins w:id="73" w:author="Qamar Nawaz" w:date="2019-01-02T17:10:00Z">
        <w:r>
          <w:rPr>
            <w:rFonts w:ascii="Times New Roman" w:eastAsia="Times New Roman" w:hAnsi="Times New Roman" w:cs="Times New Roman"/>
            <w:b/>
            <w:bCs/>
            <w:color w:val="000000"/>
            <w:sz w:val="28"/>
            <w:szCs w:val="28"/>
          </w:rPr>
          <w:t xml:space="preserve"> </w:t>
        </w:r>
      </w:ins>
      <w:r>
        <w:rPr>
          <w:rFonts w:ascii="Times New Roman" w:eastAsia="Times New Roman" w:hAnsi="Times New Roman" w:cs="Times New Roman"/>
          <w:b/>
          <w:bCs/>
          <w:color w:val="000000"/>
          <w:sz w:val="28"/>
          <w:szCs w:val="28"/>
        </w:rPr>
        <w:t>Gantt Chart T</w:t>
      </w:r>
      <w:ins w:id="74" w:author="Qamar Nawaz" w:date="2019-01-02T17:10:00Z">
        <w:r>
          <w:rPr>
            <w:rFonts w:ascii="Times New Roman" w:eastAsia="Times New Roman" w:hAnsi="Times New Roman" w:cs="Times New Roman"/>
            <w:b/>
            <w:bCs/>
            <w:color w:val="000000"/>
            <w:sz w:val="28"/>
            <w:szCs w:val="28"/>
          </w:rPr>
          <w:t>imeline</w:t>
        </w:r>
      </w:ins>
      <w:bookmarkEnd w:id="71"/>
    </w:p>
    <w:p w14:paraId="7F496E09" w14:textId="77777777" w:rsidR="005F0200" w:rsidRDefault="00000000">
      <w:pPr>
        <w:spacing w:line="276" w:lineRule="auto"/>
        <w:jc w:val="both"/>
      </w:pPr>
      <w:r>
        <w:t>A Gantt chart is a timeline view that makes it easy to see how a project is tracking. You can visualize project tasks and see how they relate to each other as projects progress over time. Use this tool to simplify your tasks and details with a visual project timeline by transforming task names, start dates, durations, and end dates into cascading horizontal bar charts.</w:t>
      </w:r>
    </w:p>
    <w:p w14:paraId="3F0F5910" w14:textId="2D326985" w:rsidR="005F0200" w:rsidRDefault="00C21416">
      <w:pPr>
        <w:spacing w:line="276" w:lineRule="auto"/>
        <w:jc w:val="both"/>
      </w:pPr>
      <w:ins w:id="75" w:author="Qamar Nawaz" w:date="2019-01-02T17:14:00Z">
        <w:r>
          <w:rPr>
            <w:noProof/>
          </w:rPr>
          <w:drawing>
            <wp:anchor distT="114300" distB="114300" distL="114300" distR="114300" simplePos="0" relativeHeight="251659264" behindDoc="0" locked="0" layoutInCell="1" hidden="0" allowOverlap="1" wp14:anchorId="347D96B8" wp14:editId="1DEBAA03">
              <wp:simplePos x="0" y="0"/>
              <wp:positionH relativeFrom="margin">
                <wp:posOffset>-152400</wp:posOffset>
              </wp:positionH>
              <wp:positionV relativeFrom="paragraph">
                <wp:posOffset>213995</wp:posOffset>
              </wp:positionV>
              <wp:extent cx="5943600" cy="39624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962400"/>
                      </a:xfrm>
                      <a:prstGeom prst="rect">
                        <a:avLst/>
                      </a:prstGeom>
                      <a:ln/>
                    </pic:spPr>
                  </pic:pic>
                </a:graphicData>
              </a:graphic>
            </wp:anchor>
          </w:drawing>
        </w:r>
      </w:ins>
    </w:p>
    <w:p w14:paraId="4AD89626" w14:textId="4DA3F401" w:rsidR="005F0200" w:rsidRDefault="005F0200">
      <w:pPr>
        <w:keepNext/>
        <w:spacing w:line="276" w:lineRule="auto"/>
        <w:rPr>
          <w:ins w:id="76" w:author="Qamar Nawaz" w:date="2019-01-02T17:14:00Z"/>
        </w:rPr>
        <w:pPrChange w:id="77" w:author="Qamar Nawaz" w:date="2019-01-02T17:14:00Z">
          <w:pPr>
            <w:spacing w:line="276" w:lineRule="auto"/>
          </w:pPr>
        </w:pPrChange>
      </w:pPr>
    </w:p>
    <w:p w14:paraId="720519C0" w14:textId="7BEF69A4" w:rsidR="005F0200" w:rsidRDefault="005F0200">
      <w:pPr>
        <w:pBdr>
          <w:top w:val="nil"/>
          <w:left w:val="nil"/>
          <w:bottom w:val="nil"/>
          <w:right w:val="nil"/>
          <w:between w:val="nil"/>
        </w:pBdr>
        <w:spacing w:after="200"/>
        <w:jc w:val="center"/>
        <w:rPr>
          <w:ins w:id="78" w:author="Qamar Nawaz" w:date="2019-01-02T17:14:00Z"/>
          <w:sz w:val="20"/>
          <w:szCs w:val="20"/>
        </w:rPr>
      </w:pPr>
    </w:p>
    <w:p w14:paraId="48B9D4CF" w14:textId="77777777" w:rsidR="005F0200" w:rsidRDefault="005F0200">
      <w:pPr>
        <w:pBdr>
          <w:top w:val="nil"/>
          <w:left w:val="nil"/>
          <w:bottom w:val="nil"/>
          <w:right w:val="nil"/>
          <w:between w:val="nil"/>
        </w:pBdr>
        <w:spacing w:after="200"/>
        <w:jc w:val="center"/>
        <w:rPr>
          <w:ins w:id="79" w:author="Qamar Nawaz" w:date="2019-01-02T17:14:00Z"/>
          <w:sz w:val="20"/>
          <w:szCs w:val="20"/>
        </w:rPr>
      </w:pPr>
    </w:p>
    <w:p w14:paraId="1C25DEFF" w14:textId="47E3D56D" w:rsidR="005F0200" w:rsidRDefault="005F0200">
      <w:pPr>
        <w:pBdr>
          <w:top w:val="nil"/>
          <w:left w:val="nil"/>
          <w:bottom w:val="nil"/>
          <w:right w:val="nil"/>
          <w:between w:val="nil"/>
        </w:pBdr>
        <w:spacing w:after="200"/>
        <w:rPr>
          <w:ins w:id="80" w:author="Qamar Nawaz" w:date="2019-01-02T17:14:00Z"/>
          <w:sz w:val="20"/>
          <w:szCs w:val="20"/>
        </w:rPr>
      </w:pPr>
    </w:p>
    <w:p w14:paraId="73E88F49" w14:textId="27F58ED9" w:rsidR="005F0200" w:rsidRDefault="005F0200">
      <w:pPr>
        <w:pBdr>
          <w:top w:val="nil"/>
          <w:left w:val="nil"/>
          <w:bottom w:val="nil"/>
          <w:right w:val="nil"/>
          <w:between w:val="nil"/>
        </w:pBdr>
        <w:spacing w:after="200"/>
        <w:jc w:val="center"/>
        <w:rPr>
          <w:ins w:id="81" w:author="Qamar Nawaz" w:date="2019-01-02T17:14:00Z"/>
          <w:sz w:val="20"/>
          <w:szCs w:val="20"/>
        </w:rPr>
      </w:pPr>
    </w:p>
    <w:p w14:paraId="3BCDDBA1" w14:textId="06E292A2" w:rsidR="005F0200" w:rsidRDefault="005F0200">
      <w:pPr>
        <w:pBdr>
          <w:top w:val="nil"/>
          <w:left w:val="nil"/>
          <w:bottom w:val="nil"/>
          <w:right w:val="nil"/>
          <w:between w:val="nil"/>
        </w:pBdr>
        <w:spacing w:after="200"/>
        <w:jc w:val="center"/>
        <w:rPr>
          <w:ins w:id="82" w:author="Qamar Nawaz" w:date="2019-01-02T17:14:00Z"/>
          <w:sz w:val="20"/>
          <w:szCs w:val="20"/>
        </w:rPr>
      </w:pPr>
    </w:p>
    <w:p w14:paraId="636F8FEB" w14:textId="2245377E" w:rsidR="005F0200" w:rsidRDefault="005F0200">
      <w:pPr>
        <w:pBdr>
          <w:top w:val="nil"/>
          <w:left w:val="nil"/>
          <w:bottom w:val="nil"/>
          <w:right w:val="nil"/>
          <w:between w:val="nil"/>
        </w:pBdr>
        <w:spacing w:after="200"/>
        <w:jc w:val="center"/>
        <w:rPr>
          <w:ins w:id="83" w:author="Qamar Nawaz" w:date="2019-01-02T17:14:00Z"/>
          <w:sz w:val="20"/>
          <w:szCs w:val="20"/>
        </w:rPr>
      </w:pPr>
    </w:p>
    <w:p w14:paraId="49F121CE" w14:textId="77777777" w:rsidR="005F0200" w:rsidRDefault="005F0200">
      <w:pPr>
        <w:pBdr>
          <w:top w:val="nil"/>
          <w:left w:val="nil"/>
          <w:bottom w:val="nil"/>
          <w:right w:val="nil"/>
          <w:between w:val="nil"/>
        </w:pBdr>
        <w:spacing w:after="200"/>
        <w:jc w:val="center"/>
        <w:rPr>
          <w:ins w:id="84" w:author="Qamar Nawaz" w:date="2019-01-02T17:14:00Z"/>
          <w:sz w:val="20"/>
          <w:szCs w:val="20"/>
        </w:rPr>
      </w:pPr>
    </w:p>
    <w:p w14:paraId="42AACA35" w14:textId="77777777" w:rsidR="005F0200" w:rsidRDefault="005F0200">
      <w:pPr>
        <w:pBdr>
          <w:top w:val="nil"/>
          <w:left w:val="nil"/>
          <w:bottom w:val="nil"/>
          <w:right w:val="nil"/>
          <w:between w:val="nil"/>
        </w:pBdr>
        <w:spacing w:after="200"/>
        <w:jc w:val="center"/>
        <w:rPr>
          <w:ins w:id="85" w:author="Qamar Nawaz" w:date="2019-01-02T17:14:00Z"/>
          <w:sz w:val="20"/>
          <w:szCs w:val="20"/>
        </w:rPr>
      </w:pPr>
    </w:p>
    <w:p w14:paraId="2D1C1C16" w14:textId="77777777" w:rsidR="005F0200" w:rsidRDefault="005F0200">
      <w:pPr>
        <w:pBdr>
          <w:top w:val="nil"/>
          <w:left w:val="nil"/>
          <w:bottom w:val="nil"/>
          <w:right w:val="nil"/>
          <w:between w:val="nil"/>
        </w:pBdr>
        <w:spacing w:after="200"/>
        <w:jc w:val="center"/>
        <w:rPr>
          <w:ins w:id="86" w:author="Qamar Nawaz" w:date="2019-01-02T17:14:00Z"/>
          <w:sz w:val="20"/>
          <w:szCs w:val="20"/>
        </w:rPr>
      </w:pPr>
    </w:p>
    <w:p w14:paraId="2A6E40C0" w14:textId="77777777" w:rsidR="005F0200" w:rsidRDefault="005F0200">
      <w:pPr>
        <w:pBdr>
          <w:top w:val="nil"/>
          <w:left w:val="nil"/>
          <w:bottom w:val="nil"/>
          <w:right w:val="nil"/>
          <w:between w:val="nil"/>
        </w:pBdr>
        <w:spacing w:after="200"/>
        <w:jc w:val="center"/>
        <w:rPr>
          <w:ins w:id="87" w:author="Qamar Nawaz" w:date="2019-01-02T17:14:00Z"/>
          <w:sz w:val="20"/>
          <w:szCs w:val="20"/>
        </w:rPr>
      </w:pPr>
    </w:p>
    <w:p w14:paraId="62B6C789" w14:textId="697AF5BE" w:rsidR="005F0200" w:rsidRDefault="005F0200">
      <w:pPr>
        <w:pBdr>
          <w:top w:val="nil"/>
          <w:left w:val="nil"/>
          <w:bottom w:val="nil"/>
          <w:right w:val="nil"/>
          <w:between w:val="nil"/>
        </w:pBdr>
        <w:spacing w:after="200"/>
        <w:jc w:val="center"/>
        <w:rPr>
          <w:ins w:id="88" w:author="Qamar Nawaz" w:date="2019-01-02T17:14:00Z"/>
          <w:sz w:val="20"/>
          <w:szCs w:val="20"/>
        </w:rPr>
      </w:pPr>
    </w:p>
    <w:p w14:paraId="1911BF0B" w14:textId="62F80A44" w:rsidR="005F0200" w:rsidRDefault="005F0200">
      <w:pPr>
        <w:pBdr>
          <w:top w:val="nil"/>
          <w:left w:val="nil"/>
          <w:bottom w:val="nil"/>
          <w:right w:val="nil"/>
          <w:between w:val="nil"/>
        </w:pBdr>
        <w:spacing w:after="200"/>
        <w:jc w:val="center"/>
        <w:rPr>
          <w:ins w:id="89" w:author="Qamar Nawaz" w:date="2019-01-02T17:14:00Z"/>
          <w:sz w:val="20"/>
          <w:szCs w:val="20"/>
        </w:rPr>
      </w:pPr>
    </w:p>
    <w:p w14:paraId="58DACE87" w14:textId="2A14AD67" w:rsidR="005F0200" w:rsidRDefault="005F0200">
      <w:pPr>
        <w:pBdr>
          <w:top w:val="nil"/>
          <w:left w:val="nil"/>
          <w:bottom w:val="nil"/>
          <w:right w:val="nil"/>
          <w:between w:val="nil"/>
        </w:pBdr>
        <w:spacing w:after="200"/>
        <w:jc w:val="center"/>
        <w:rPr>
          <w:ins w:id="90" w:author="Qamar Nawaz" w:date="2019-01-02T17:14:00Z"/>
          <w:sz w:val="20"/>
          <w:szCs w:val="20"/>
        </w:rPr>
      </w:pPr>
    </w:p>
    <w:p w14:paraId="5D320076" w14:textId="0A04EDF4" w:rsidR="005F0200" w:rsidRDefault="005F0200">
      <w:pPr>
        <w:pBdr>
          <w:top w:val="nil"/>
          <w:left w:val="nil"/>
          <w:bottom w:val="nil"/>
          <w:right w:val="nil"/>
          <w:between w:val="nil"/>
        </w:pBdr>
        <w:spacing w:after="200"/>
        <w:jc w:val="center"/>
        <w:rPr>
          <w:ins w:id="91" w:author="Qamar Nawaz" w:date="2019-01-02T17:14:00Z"/>
          <w:sz w:val="20"/>
          <w:szCs w:val="20"/>
        </w:rPr>
      </w:pPr>
    </w:p>
    <w:p w14:paraId="62488C87" w14:textId="0C3E1371" w:rsidR="005F0200" w:rsidRDefault="005F0200">
      <w:pPr>
        <w:pBdr>
          <w:top w:val="nil"/>
          <w:left w:val="nil"/>
          <w:bottom w:val="nil"/>
          <w:right w:val="nil"/>
          <w:between w:val="nil"/>
        </w:pBdr>
        <w:spacing w:after="200"/>
        <w:jc w:val="center"/>
        <w:rPr>
          <w:ins w:id="92" w:author="Qamar Nawaz" w:date="2019-01-02T17:14:00Z"/>
          <w:sz w:val="20"/>
          <w:szCs w:val="20"/>
        </w:rPr>
      </w:pPr>
    </w:p>
    <w:p w14:paraId="7B26B9CC" w14:textId="0E265A79" w:rsidR="005F0200" w:rsidRPr="005F0200" w:rsidRDefault="00000000">
      <w:pPr>
        <w:pBdr>
          <w:top w:val="nil"/>
          <w:left w:val="nil"/>
          <w:bottom w:val="nil"/>
          <w:right w:val="nil"/>
          <w:between w:val="nil"/>
        </w:pBdr>
        <w:spacing w:after="200"/>
        <w:jc w:val="center"/>
        <w:rPr>
          <w:i/>
          <w:iCs/>
          <w:color w:val="1F497D"/>
          <w:sz w:val="20"/>
          <w:szCs w:val="20"/>
          <w:rPrChange w:id="93" w:author="Qamar Nawaz" w:date="2019-01-02T17:14:00Z">
            <w:rPr/>
          </w:rPrChange>
        </w:rPr>
        <w:pPrChange w:id="94" w:author="Qamar Nawaz" w:date="2019-01-02T17:14:00Z">
          <w:pPr>
            <w:spacing w:line="276" w:lineRule="auto"/>
          </w:pPr>
        </w:pPrChange>
      </w:pPr>
      <w:ins w:id="95" w:author="Qamar Nawaz" w:date="2019-01-02T17:14:00Z">
        <w:r>
          <w:rPr>
            <w:sz w:val="20"/>
            <w:szCs w:val="20"/>
            <w:rPrChange w:id="96" w:author="Qamar Nawaz" w:date="2019-01-02T17:14:00Z">
              <w:rPr>
                <w:i/>
                <w:iCs/>
              </w:rPr>
            </w:rPrChange>
          </w:rPr>
          <w:t>Figure 2: Gantt Chart of the project activities</w:t>
        </w:r>
      </w:ins>
    </w:p>
    <w:p w14:paraId="17B2B256" w14:textId="77777777" w:rsidR="005F0200" w:rsidRDefault="005F0200"/>
    <w:p w14:paraId="3D703E05" w14:textId="77777777" w:rsidR="005F0200" w:rsidRDefault="005F0200">
      <w:pPr>
        <w:pBdr>
          <w:top w:val="nil"/>
          <w:left w:val="nil"/>
          <w:bottom w:val="nil"/>
          <w:right w:val="nil"/>
          <w:between w:val="nil"/>
        </w:pBdr>
        <w:rPr>
          <w:color w:val="000000"/>
        </w:rPr>
      </w:pPr>
    </w:p>
    <w:sectPr w:rsidR="005F0200">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7DDEB" w14:textId="77777777" w:rsidR="00F93794" w:rsidRDefault="00F93794">
      <w:r>
        <w:separator/>
      </w:r>
    </w:p>
  </w:endnote>
  <w:endnote w:type="continuationSeparator" w:id="0">
    <w:p w14:paraId="7BDA88B8" w14:textId="77777777" w:rsidR="00F93794" w:rsidRDefault="00F93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59DD6F5-9C33-49D3-85AD-B4570A61FD9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9372548-DEE7-40B7-8E2E-6BE293552E06}"/>
    <w:embedBold r:id="rId3" w:fontKey="{B4D57D4B-2F21-46A6-AC23-094B7E343565}"/>
  </w:font>
  <w:font w:name="Georgia">
    <w:panose1 w:val="02040502050405020303"/>
    <w:charset w:val="00"/>
    <w:family w:val="roman"/>
    <w:pitch w:val="variable"/>
    <w:sig w:usb0="00000287" w:usb1="00000000" w:usb2="00000000" w:usb3="00000000" w:csb0="0000009F" w:csb1="00000000"/>
    <w:embedBold r:id="rId4" w:fontKey="{92D2344D-7884-4960-B3AF-BDCBC740B19B}"/>
    <w:embedItalic r:id="rId5" w:fontKey="{589610EB-D53B-44B1-A427-D5117EDD3DF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663BD023-AE00-4072-A793-DC4DB1A396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C202" w14:textId="77777777" w:rsidR="005F0200" w:rsidRDefault="00000000">
    <w:pPr>
      <w:pBdr>
        <w:top w:val="nil"/>
        <w:left w:val="nil"/>
        <w:bottom w:val="nil"/>
        <w:right w:val="nil"/>
        <w:between w:val="nil"/>
      </w:pBdr>
      <w:tabs>
        <w:tab w:val="center" w:pos="4680"/>
        <w:tab w:val="right" w:pos="9360"/>
      </w:tabs>
      <w:jc w:val="center"/>
      <w:rPr>
        <w:color w:val="000000"/>
      </w:rPr>
      <w:pPrChange w:id="97" w:author="Qamar Nawaz" w:date="2019-01-02T17:16:00Z">
        <w:pPr>
          <w:pBdr>
            <w:top w:val="nil"/>
            <w:left w:val="nil"/>
            <w:bottom w:val="nil"/>
            <w:right w:val="nil"/>
            <w:between w:val="nil"/>
          </w:pBdr>
          <w:tabs>
            <w:tab w:val="center" w:pos="4680"/>
            <w:tab w:val="right" w:pos="9360"/>
          </w:tabs>
          <w:jc w:val="right"/>
        </w:pPr>
      </w:pPrChange>
    </w:pPr>
    <w:ins w:id="98" w:author="Qamar Nawaz" w:date="2019-01-02T17:16:00Z">
      <w:r>
        <w:rPr>
          <w:color w:val="000000"/>
        </w:rPr>
        <w:t>x</w:t>
      </w:r>
    </w:ins>
  </w:p>
  <w:p w14:paraId="21CDBFBD" w14:textId="77777777" w:rsidR="005F0200" w:rsidRDefault="005F02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DD0F" w14:textId="77777777" w:rsidR="00F93794" w:rsidRDefault="00F93794">
      <w:r>
        <w:separator/>
      </w:r>
    </w:p>
  </w:footnote>
  <w:footnote w:type="continuationSeparator" w:id="0">
    <w:p w14:paraId="22792860" w14:textId="77777777" w:rsidR="00F93794" w:rsidRDefault="00F93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7A7A"/>
    <w:multiLevelType w:val="multilevel"/>
    <w:tmpl w:val="D9E83C9E"/>
    <w:lvl w:ilvl="0">
      <w:start w:val="1"/>
      <w:numFmt w:val="decimal"/>
      <w:lvlText w:val="%1."/>
      <w:lvlJc w:val="left"/>
      <w:pPr>
        <w:ind w:left="2250" w:hanging="360"/>
      </w:pPr>
    </w:lvl>
    <w:lvl w:ilvl="1">
      <w:start w:val="2"/>
      <w:numFmt w:val="decimal"/>
      <w:lvlText w:val="%1.%2"/>
      <w:lvlJc w:val="left"/>
      <w:pPr>
        <w:ind w:left="2310" w:hanging="420"/>
      </w:pPr>
      <w:rPr>
        <w:b/>
        <w:bCs/>
        <w:color w:val="000000"/>
        <w:sz w:val="24"/>
        <w:szCs w:val="24"/>
      </w:r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1" w15:restartNumberingAfterBreak="0">
    <w:nsid w:val="1F2F787B"/>
    <w:multiLevelType w:val="multilevel"/>
    <w:tmpl w:val="CC7C4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180440B"/>
    <w:multiLevelType w:val="multilevel"/>
    <w:tmpl w:val="980C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935A66"/>
    <w:multiLevelType w:val="multilevel"/>
    <w:tmpl w:val="9A22B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7609615">
    <w:abstractNumId w:val="2"/>
  </w:num>
  <w:num w:numId="2" w16cid:durableId="1433548592">
    <w:abstractNumId w:val="1"/>
  </w:num>
  <w:num w:numId="3" w16cid:durableId="1613629447">
    <w:abstractNumId w:val="3"/>
  </w:num>
  <w:num w:numId="4" w16cid:durableId="165383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200"/>
    <w:rsid w:val="001B3C6F"/>
    <w:rsid w:val="004A7E8E"/>
    <w:rsid w:val="004E3FCC"/>
    <w:rsid w:val="005F0200"/>
    <w:rsid w:val="00820D11"/>
    <w:rsid w:val="00965B96"/>
    <w:rsid w:val="00C21416"/>
    <w:rsid w:val="00F93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9573"/>
  <w15:docId w15:val="{C2BCDEAE-9566-4F0F-9564-F85FED0B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paragraph" w:styleId="TOC2">
    <w:name w:val="toc 2"/>
    <w:basedOn w:val="Normal"/>
    <w:next w:val="Normal"/>
    <w:autoRedefine/>
    <w:uiPriority w:val="39"/>
    <w:unhideWhenUsed/>
    <w:rsid w:val="00C21416"/>
    <w:pPr>
      <w:spacing w:after="100"/>
      <w:ind w:left="240"/>
    </w:pPr>
  </w:style>
  <w:style w:type="paragraph" w:styleId="TOC1">
    <w:name w:val="toc 1"/>
    <w:basedOn w:val="Normal"/>
    <w:next w:val="Normal"/>
    <w:autoRedefine/>
    <w:uiPriority w:val="39"/>
    <w:unhideWhenUsed/>
    <w:rsid w:val="00C21416"/>
    <w:pPr>
      <w:spacing w:after="100"/>
    </w:pPr>
  </w:style>
  <w:style w:type="paragraph" w:styleId="TOC3">
    <w:name w:val="toc 3"/>
    <w:basedOn w:val="Normal"/>
    <w:next w:val="Normal"/>
    <w:autoRedefine/>
    <w:uiPriority w:val="39"/>
    <w:unhideWhenUsed/>
    <w:rsid w:val="00C21416"/>
    <w:pPr>
      <w:spacing w:after="100"/>
      <w:ind w:left="480"/>
    </w:pPr>
  </w:style>
  <w:style w:type="character" w:styleId="Hyperlink">
    <w:name w:val="Hyperlink"/>
    <w:basedOn w:val="DefaultParagraphFont"/>
    <w:uiPriority w:val="99"/>
    <w:unhideWhenUsed/>
    <w:rsid w:val="00C214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2146</Words>
  <Characters>12235</Characters>
  <Application>Microsoft Office Word</Application>
  <DocSecurity>0</DocSecurity>
  <Lines>101</Lines>
  <Paragraphs>28</Paragraphs>
  <ScaleCrop>false</ScaleCrop>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Ahmad</dc:creator>
  <cp:lastModifiedBy>Muhammad Ahmad</cp:lastModifiedBy>
  <cp:revision>4</cp:revision>
  <dcterms:created xsi:type="dcterms:W3CDTF">2026-01-16T08:55:00Z</dcterms:created>
  <dcterms:modified xsi:type="dcterms:W3CDTF">2026-01-16T09:00:00Z</dcterms:modified>
</cp:coreProperties>
</file>